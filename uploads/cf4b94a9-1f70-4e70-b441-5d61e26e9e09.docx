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D503C" w14:textId="7DEE608C" w:rsidR="004C024B" w:rsidRDefault="00160953" w:rsidP="00160953">
      <w:pPr>
        <w:ind w:firstLineChars="100"/>
      </w:pPr>
      <w:r>
        <w:rPr>
          <w:rFonts w:hint="eastAsia"/>
        </w:rPr>
        <w:t>审核要点</w:t>
      </w:r>
    </w:p>
    <w:p w14:paraId="1C1F1ED2" w14:textId="75A77532" w:rsidR="00160953" w:rsidRDefault="009919AD" w:rsidP="00160953">
      <w:pPr>
        <w:ind w:firstLineChars="100"/>
      </w:pPr>
      <w:r>
        <w:rPr>
          <w:rFonts w:hint="eastAsia"/>
        </w:rPr>
        <w:t>一、</w:t>
      </w:r>
      <w:r w:rsidR="00160953">
        <w:rPr>
          <w:rFonts w:hint="eastAsia"/>
        </w:rPr>
        <w:t>合同主体</w:t>
      </w:r>
    </w:p>
    <w:p w14:paraId="7226B347" w14:textId="44E69B51" w:rsidR="00160953" w:rsidRDefault="009919AD" w:rsidP="00160953">
      <w:pPr>
        <w:ind w:firstLineChars="100"/>
      </w:pPr>
      <w:r>
        <w:rPr>
          <w:rFonts w:hint="eastAsia"/>
        </w:rPr>
        <w:t>1</w:t>
      </w:r>
      <w:r>
        <w:t>.</w:t>
      </w:r>
      <w:r w:rsidR="00160953">
        <w:rPr>
          <w:rFonts w:hint="eastAsia"/>
        </w:rPr>
        <w:t>通过工商数据比对该签约主体是否存在重大涉法涉诉事项；</w:t>
      </w:r>
    </w:p>
    <w:p w14:paraId="0B9663D9" w14:textId="28C72C67" w:rsidR="00160953" w:rsidRDefault="009919AD" w:rsidP="00160953">
      <w:pPr>
        <w:ind w:firstLineChars="100"/>
      </w:pPr>
      <w:r>
        <w:rPr>
          <w:rFonts w:hint="eastAsia"/>
        </w:rPr>
        <w:t>2</w:t>
      </w:r>
      <w:r>
        <w:t>.</w:t>
      </w:r>
      <w:r w:rsidR="00160953">
        <w:rPr>
          <w:rFonts w:hint="eastAsia"/>
        </w:rPr>
        <w:t>核对经营范围，合同标的是否在经营范围之内；</w:t>
      </w:r>
    </w:p>
    <w:p w14:paraId="791594F5" w14:textId="05A4651E" w:rsidR="00160953" w:rsidRDefault="009919AD" w:rsidP="00160953">
      <w:pPr>
        <w:ind w:firstLineChars="100"/>
      </w:pPr>
      <w:r>
        <w:rPr>
          <w:rFonts w:hint="eastAsia"/>
        </w:rPr>
        <w:t>3</w:t>
      </w:r>
      <w:r>
        <w:t>.</w:t>
      </w:r>
      <w:r w:rsidR="00160953">
        <w:rPr>
          <w:rFonts w:hint="eastAsia"/>
        </w:rPr>
        <w:t>合同提供信息是否</w:t>
      </w:r>
      <w:r>
        <w:rPr>
          <w:rFonts w:hint="eastAsia"/>
        </w:rPr>
        <w:t>齐全，是否</w:t>
      </w:r>
      <w:r w:rsidR="00160953">
        <w:rPr>
          <w:rFonts w:hint="eastAsia"/>
        </w:rPr>
        <w:t>与工商登记一致，包括</w:t>
      </w:r>
      <w:r w:rsidRPr="009919AD">
        <w:rPr>
          <w:rFonts w:hint="eastAsia"/>
        </w:rPr>
        <w:t>联系地址、联系电话、传真、法定代表人或负责人、联系人等信息</w:t>
      </w:r>
      <w:r w:rsidR="00160953">
        <w:rPr>
          <w:rFonts w:hint="eastAsia"/>
        </w:rPr>
        <w:t>；</w:t>
      </w:r>
    </w:p>
    <w:p w14:paraId="75010B69" w14:textId="2A5D2EB3" w:rsidR="00462DEE" w:rsidRDefault="009919AD" w:rsidP="00462DEE">
      <w:pPr>
        <w:ind w:firstLineChars="100"/>
        <w:rPr>
          <w:ins w:id="0" w:author="星韵律师" w:date="2026-03-20T15:10:00Z"/>
        </w:rPr>
      </w:pPr>
      <w:r>
        <w:rPr>
          <w:rFonts w:hint="eastAsia"/>
        </w:rPr>
        <w:t>4</w:t>
      </w:r>
      <w:r>
        <w:t>.</w:t>
      </w:r>
      <w:r w:rsidR="00160953">
        <w:rPr>
          <w:rFonts w:hint="eastAsia"/>
        </w:rPr>
        <w:t>购买软件等产品，是否有核心知识产权；</w:t>
      </w:r>
    </w:p>
    <w:p w14:paraId="53D54E69" w14:textId="747228A8" w:rsidR="00462DEE" w:rsidRPr="00462DEE" w:rsidRDefault="00462DEE" w:rsidP="00462DEE">
      <w:pPr>
        <w:ind w:firstLineChars="100"/>
        <w:rPr>
          <w:rFonts w:hint="eastAsia"/>
        </w:rPr>
      </w:pPr>
      <w:ins w:id="1" w:author="星韵律师" w:date="2026-03-20T15:10:00Z">
        <w:r>
          <w:rPr>
            <w:rFonts w:hint="eastAsia"/>
          </w:rPr>
          <w:t>5</w:t>
        </w:r>
        <w:r>
          <w:t>.</w:t>
        </w:r>
        <w:r>
          <w:rPr>
            <w:rFonts w:hint="eastAsia"/>
          </w:rPr>
          <w:t>核对签约主体是否为</w:t>
        </w:r>
      </w:ins>
      <w:ins w:id="2" w:author="星韵律师" w:date="2026-03-20T15:11:00Z">
        <w:r>
          <w:rPr>
            <w:rFonts w:hint="eastAsia"/>
          </w:rPr>
          <w:t>独立法人，如非独立法人（如分公司），</w:t>
        </w:r>
      </w:ins>
      <w:ins w:id="3" w:author="星韵律师" w:date="2026-03-20T16:58:00Z">
        <w:r w:rsidR="00B11244">
          <w:rPr>
            <w:rFonts w:hint="eastAsia"/>
          </w:rPr>
          <w:t>需获得</w:t>
        </w:r>
      </w:ins>
      <w:ins w:id="4" w:author="星韵律师" w:date="2026-03-20T16:59:00Z">
        <w:r w:rsidR="00B11244">
          <w:rPr>
            <w:rFonts w:hint="eastAsia"/>
          </w:rPr>
          <w:t>相应授权。</w:t>
        </w:r>
      </w:ins>
    </w:p>
    <w:p w14:paraId="251486E8" w14:textId="61C632BC" w:rsidR="00160953" w:rsidRDefault="009919AD" w:rsidP="00160953">
      <w:pPr>
        <w:ind w:firstLineChars="100"/>
      </w:pPr>
      <w:r>
        <w:rPr>
          <w:rFonts w:hint="eastAsia"/>
        </w:rPr>
        <w:t>二、</w:t>
      </w:r>
      <w:r w:rsidR="00160953">
        <w:rPr>
          <w:rFonts w:hint="eastAsia"/>
        </w:rPr>
        <w:t>合同框架</w:t>
      </w:r>
    </w:p>
    <w:p w14:paraId="5D704C80" w14:textId="0EC3EA3D" w:rsidR="00160953" w:rsidRDefault="00160953" w:rsidP="00160953">
      <w:pPr>
        <w:ind w:firstLineChars="100"/>
      </w:pPr>
      <w:r>
        <w:rPr>
          <w:rFonts w:hint="eastAsia"/>
        </w:rPr>
        <w:t>合同采购内容、合同金额、付款计划、合同期限、生效条件、</w:t>
      </w:r>
      <w:r w:rsidR="00B359A4">
        <w:rPr>
          <w:rFonts w:hint="eastAsia"/>
        </w:rPr>
        <w:t>知识产权约定或产品质量保证条款、</w:t>
      </w:r>
      <w:ins w:id="5" w:author="星韵律师" w:date="2026-03-20T17:00:00Z">
        <w:r w:rsidR="00B11244">
          <w:rPr>
            <w:rFonts w:hint="eastAsia"/>
          </w:rPr>
          <w:t>保密条款、</w:t>
        </w:r>
      </w:ins>
      <w:r w:rsidR="009919AD">
        <w:rPr>
          <w:rFonts w:hint="eastAsia"/>
        </w:rPr>
        <w:t>交付条款、</w:t>
      </w:r>
      <w:r w:rsidR="00B359A4">
        <w:rPr>
          <w:rFonts w:hint="eastAsia"/>
        </w:rPr>
        <w:t>验收条款、完成时限、</w:t>
      </w:r>
      <w:r>
        <w:rPr>
          <w:rFonts w:hint="eastAsia"/>
        </w:rPr>
        <w:t>违约责任、</w:t>
      </w:r>
      <w:ins w:id="6" w:author="星韵律师" w:date="2026-03-20T17:01:00Z">
        <w:r w:rsidR="00B11244">
          <w:rPr>
            <w:rFonts w:hint="eastAsia"/>
          </w:rPr>
          <w:t>合同解除、</w:t>
        </w:r>
      </w:ins>
      <w:r>
        <w:rPr>
          <w:rFonts w:hint="eastAsia"/>
        </w:rPr>
        <w:t>司法管辖、不可抗力、廉洁承诺</w:t>
      </w:r>
      <w:r w:rsidR="008E0169">
        <w:rPr>
          <w:rFonts w:hint="eastAsia"/>
        </w:rPr>
        <w:t>、合同变更</w:t>
      </w:r>
      <w:r w:rsidR="009919AD">
        <w:rPr>
          <w:rFonts w:hint="eastAsia"/>
        </w:rPr>
        <w:t>、合同份数、电子送达约定</w:t>
      </w:r>
      <w:r>
        <w:rPr>
          <w:rFonts w:hint="eastAsia"/>
        </w:rPr>
        <w:t>等是否完整</w:t>
      </w:r>
    </w:p>
    <w:p w14:paraId="41F1E712" w14:textId="76C050BC" w:rsidR="00160953" w:rsidRDefault="009919AD" w:rsidP="00160953">
      <w:pPr>
        <w:ind w:firstLineChars="100"/>
      </w:pPr>
      <w:r>
        <w:rPr>
          <w:rFonts w:hint="eastAsia"/>
        </w:rPr>
        <w:t>1</w:t>
      </w:r>
      <w:r>
        <w:t>.</w:t>
      </w:r>
      <w:r w:rsidR="00160953">
        <w:rPr>
          <w:rFonts w:hint="eastAsia"/>
        </w:rPr>
        <w:t>合同主要项目负责人是否确定、是否预留</w:t>
      </w:r>
      <w:r w:rsidR="00B359A4">
        <w:rPr>
          <w:rFonts w:hint="eastAsia"/>
        </w:rPr>
        <w:t>姓名、身份证号码及电话号码</w:t>
      </w:r>
    </w:p>
    <w:p w14:paraId="17478F4D" w14:textId="7D9D6CF7" w:rsidR="009919AD" w:rsidRDefault="009919AD" w:rsidP="00160953">
      <w:pPr>
        <w:ind w:firstLineChars="10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采购内容：</w:t>
      </w:r>
      <w:r w:rsidRPr="009919AD">
        <w:rPr>
          <w:rFonts w:hint="eastAsia"/>
        </w:rPr>
        <w:t>品种、规格、型号、等级、花色等应具体注明，必要时可通过附件说明标的物的实际情况。</w:t>
      </w:r>
    </w:p>
    <w:p w14:paraId="667494A3" w14:textId="557FAD04" w:rsidR="009919AD" w:rsidRDefault="009919AD" w:rsidP="00160953">
      <w:pPr>
        <w:ind w:firstLineChars="10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合同金额：</w:t>
      </w:r>
      <w:r w:rsidRPr="009919AD">
        <w:rPr>
          <w:rFonts w:hint="eastAsia"/>
        </w:rPr>
        <w:t>数量、价款要明确，包括数额的计量单位，同时写明标的物的单价、总价，币种等</w:t>
      </w:r>
      <w:r>
        <w:rPr>
          <w:rFonts w:hint="eastAsia"/>
        </w:rPr>
        <w:t>。</w:t>
      </w:r>
    </w:p>
    <w:p w14:paraId="3BBA2E20" w14:textId="67BF2B7D" w:rsidR="009919AD" w:rsidRDefault="009919AD" w:rsidP="00160953">
      <w:pPr>
        <w:ind w:firstLineChars="10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付款计划：要有明确节点确认付款，应预留一部分金额待免费维保期结束后支付，且明确发票类型</w:t>
      </w:r>
    </w:p>
    <w:p w14:paraId="7564E732" w14:textId="07BBF2D1" w:rsidR="009919AD" w:rsidRDefault="009919AD" w:rsidP="00160953">
      <w:pPr>
        <w:ind w:firstLineChars="100"/>
        <w:rPr>
          <w:ins w:id="7" w:author="星韵律师" w:date="2026-03-20T17:04:00Z"/>
        </w:rPr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合同期限：</w:t>
      </w:r>
      <w:r w:rsidRPr="009919AD">
        <w:rPr>
          <w:rFonts w:hint="eastAsia"/>
        </w:rPr>
        <w:t>约定具体的合同履行期限，可按照年度、季度、月、旬、日计算；同时，明确各期限的概念，如自然日或工作日、自然季度或从起始日开始计算至第三个月同一日的前一天等，避免模棱两可的语言。</w:t>
      </w:r>
    </w:p>
    <w:p w14:paraId="505EE8BB" w14:textId="4AEF934D" w:rsidR="00B11244" w:rsidRDefault="00B11244" w:rsidP="00160953">
      <w:pPr>
        <w:ind w:firstLineChars="100"/>
        <w:rPr>
          <w:ins w:id="8" w:author="星韵律师" w:date="2026-03-20T17:05:00Z"/>
        </w:rPr>
      </w:pPr>
      <w:ins w:id="9" w:author="星韵律师" w:date="2026-03-20T17:04:00Z">
        <w:r>
          <w:rPr>
            <w:rFonts w:hint="eastAsia"/>
          </w:rPr>
          <w:t>6</w:t>
        </w:r>
        <w:r>
          <w:t>.</w:t>
        </w:r>
      </w:ins>
      <w:ins w:id="10" w:author="星韵律师" w:date="2026-03-20T17:06:00Z">
        <w:r>
          <w:rPr>
            <w:rFonts w:hint="eastAsia"/>
          </w:rPr>
          <w:t>完成时限</w:t>
        </w:r>
      </w:ins>
      <w:ins w:id="11" w:author="星韵律师" w:date="2026-03-20T17:04:00Z">
        <w:r>
          <w:rPr>
            <w:rFonts w:hint="eastAsia"/>
          </w:rPr>
          <w:t>：明确每一工作阶段应完成的工作内容</w:t>
        </w:r>
      </w:ins>
      <w:ins w:id="12" w:author="星韵律师" w:date="2026-03-20T17:05:00Z">
        <w:r>
          <w:rPr>
            <w:rFonts w:hint="eastAsia"/>
          </w:rPr>
          <w:t>，以及提交工作成果的形式。</w:t>
        </w:r>
      </w:ins>
    </w:p>
    <w:p w14:paraId="0840FEA6" w14:textId="1BDC3D53" w:rsidR="00B11244" w:rsidRDefault="00B11244" w:rsidP="00160953">
      <w:pPr>
        <w:ind w:firstLineChars="100"/>
        <w:rPr>
          <w:ins w:id="13" w:author="星韵律师" w:date="2026-03-20T17:14:00Z"/>
        </w:rPr>
      </w:pPr>
      <w:ins w:id="14" w:author="星韵律师" w:date="2026-03-20T17:05:00Z">
        <w:r>
          <w:lastRenderedPageBreak/>
          <w:t>7.</w:t>
        </w:r>
      </w:ins>
      <w:ins w:id="15" w:author="星韵律师" w:date="2026-03-20T17:11:00Z">
        <w:r w:rsidR="00E7135B">
          <w:rPr>
            <w:rFonts w:hint="eastAsia"/>
          </w:rPr>
          <w:t>违约责任：涉及对方违约责任</w:t>
        </w:r>
      </w:ins>
      <w:ins w:id="16" w:author="星韵律师" w:date="2026-03-20T17:12:00Z">
        <w:r w:rsidR="00E7135B">
          <w:rPr>
            <w:rFonts w:hint="eastAsia"/>
          </w:rPr>
          <w:t>应明确具体，设置兜底条款，对于除明确约定的违约情形外的其他对方违约情形，</w:t>
        </w:r>
      </w:ins>
      <w:ins w:id="17" w:author="星韵律师" w:date="2026-03-20T17:13:00Z">
        <w:r w:rsidR="00E7135B">
          <w:rPr>
            <w:rFonts w:hint="eastAsia"/>
          </w:rPr>
          <w:t>也明确相应的违约责任。</w:t>
        </w:r>
      </w:ins>
    </w:p>
    <w:p w14:paraId="6B294F19" w14:textId="59C5887F" w:rsidR="00E7135B" w:rsidRPr="00B11244" w:rsidRDefault="00E7135B" w:rsidP="00160953">
      <w:pPr>
        <w:ind w:firstLineChars="100"/>
        <w:rPr>
          <w:rFonts w:hint="eastAsia"/>
        </w:rPr>
      </w:pPr>
      <w:ins w:id="18" w:author="星韵律师" w:date="2026-03-20T17:14:00Z">
        <w:r>
          <w:t>8.</w:t>
        </w:r>
        <w:r>
          <w:rPr>
            <w:rFonts w:hint="eastAsia"/>
          </w:rPr>
          <w:t>司法关系：由我方住所地人民法院管辖。</w:t>
        </w:r>
      </w:ins>
    </w:p>
    <w:p w14:paraId="735F144D" w14:textId="4543C456" w:rsidR="00160953" w:rsidRDefault="009919AD" w:rsidP="00160953">
      <w:pPr>
        <w:ind w:firstLineChars="100"/>
      </w:pPr>
      <w:r>
        <w:rPr>
          <w:rFonts w:hint="eastAsia"/>
        </w:rPr>
        <w:t>三、其他</w:t>
      </w:r>
      <w:r w:rsidR="00160953">
        <w:rPr>
          <w:rFonts w:hint="eastAsia"/>
        </w:rPr>
        <w:t>基本问题</w:t>
      </w:r>
    </w:p>
    <w:p w14:paraId="5416285D" w14:textId="6BEA7E17" w:rsidR="00160953" w:rsidRDefault="009919AD" w:rsidP="00160953">
      <w:pPr>
        <w:ind w:firstLineChars="100"/>
      </w:pPr>
      <w:r>
        <w:rPr>
          <w:rFonts w:hint="eastAsia"/>
        </w:rPr>
        <w:t>1</w:t>
      </w:r>
      <w:r>
        <w:t>.</w:t>
      </w:r>
      <w:r w:rsidR="00160953">
        <w:rPr>
          <w:rFonts w:hint="eastAsia"/>
        </w:rPr>
        <w:t>是否有错别字、是否标题顺序杂乱、是否付款计划所有总和与合同总金额不一致，合同金额大小写不一致、语句语病</w:t>
      </w:r>
    </w:p>
    <w:p w14:paraId="3B33D584" w14:textId="3C3362D2" w:rsidR="00160953" w:rsidRDefault="009919AD" w:rsidP="00160953">
      <w:pPr>
        <w:ind w:firstLineChars="100"/>
      </w:pPr>
      <w:r>
        <w:rPr>
          <w:rFonts w:hint="eastAsia"/>
        </w:rPr>
        <w:t>2</w:t>
      </w:r>
      <w:r>
        <w:t>.</w:t>
      </w:r>
      <w:r w:rsidR="008E0169">
        <w:rPr>
          <w:rFonts w:hint="eastAsia"/>
        </w:rPr>
        <w:t>校验相同条款在正文与附件中约定是否一致</w:t>
      </w:r>
    </w:p>
    <w:p w14:paraId="1C17B3C9" w14:textId="5CA286D8" w:rsidR="008E0169" w:rsidRDefault="009919AD" w:rsidP="00160953">
      <w:pPr>
        <w:ind w:firstLineChars="100"/>
      </w:pPr>
      <w:r>
        <w:rPr>
          <w:rFonts w:hint="eastAsia"/>
        </w:rPr>
        <w:t>3</w:t>
      </w:r>
      <w:r>
        <w:t>.</w:t>
      </w:r>
      <w:r w:rsidR="008E0169">
        <w:rPr>
          <w:rFonts w:hint="eastAsia"/>
        </w:rPr>
        <w:t>校验是否出现招标单位、谈判单位等其他流程中相关用语</w:t>
      </w:r>
    </w:p>
    <w:p w14:paraId="44CA1300" w14:textId="6675B2CE" w:rsidR="008E0169" w:rsidRDefault="009919AD" w:rsidP="00160953">
      <w:pPr>
        <w:ind w:firstLineChars="100"/>
      </w:pPr>
      <w:r>
        <w:rPr>
          <w:rFonts w:hint="eastAsia"/>
        </w:rPr>
        <w:t>4</w:t>
      </w:r>
      <w:r>
        <w:t>.</w:t>
      </w:r>
      <w:r w:rsidRPr="009919AD">
        <w:rPr>
          <w:rFonts w:hint="eastAsia"/>
        </w:rPr>
        <w:t>合同主体名称和签订主体名称首尾须保持一致</w:t>
      </w:r>
    </w:p>
    <w:p w14:paraId="2EA17A49" w14:textId="1EBD9AE8" w:rsidR="009919AD" w:rsidRDefault="009919AD" w:rsidP="00160953">
      <w:pPr>
        <w:ind w:firstLineChars="100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援引法律校验是否有效</w:t>
      </w:r>
    </w:p>
    <w:p w14:paraId="2A78F8F5" w14:textId="626DCC7B" w:rsidR="009919AD" w:rsidRDefault="009919AD" w:rsidP="00160953">
      <w:pPr>
        <w:ind w:firstLineChars="100"/>
        <w:rPr>
          <w:ins w:id="19" w:author="星韵律师" w:date="2026-03-20T17:15:00Z"/>
        </w:rPr>
      </w:pPr>
      <w:r>
        <w:rPr>
          <w:rFonts w:hint="eastAsia"/>
        </w:rPr>
        <w:t>6</w:t>
      </w:r>
      <w:r>
        <w:t>.</w:t>
      </w:r>
      <w:r w:rsidRPr="009919AD">
        <w:rPr>
          <w:rFonts w:hint="eastAsia"/>
        </w:rPr>
        <w:t>正文最后，写上“以下为合同签署栏</w:t>
      </w:r>
      <w:r w:rsidRPr="009919AD">
        <w:rPr>
          <w:rFonts w:hint="eastAsia"/>
        </w:rPr>
        <w:t>/</w:t>
      </w:r>
      <w:r w:rsidRPr="009919AD">
        <w:rPr>
          <w:rFonts w:hint="eastAsia"/>
        </w:rPr>
        <w:t>以下无正文”的内容</w:t>
      </w:r>
    </w:p>
    <w:p w14:paraId="294A851E" w14:textId="2155BC59" w:rsidR="00E7135B" w:rsidRDefault="00E7135B" w:rsidP="00160953">
      <w:pPr>
        <w:ind w:firstLineChars="100"/>
        <w:rPr>
          <w:rFonts w:hint="eastAsia"/>
        </w:rPr>
      </w:pPr>
      <w:ins w:id="20" w:author="星韵律师" w:date="2026-03-20T17:15:00Z">
        <w:r>
          <w:rPr>
            <w:rFonts w:hint="eastAsia"/>
          </w:rPr>
          <w:t>7</w:t>
        </w:r>
        <w:r>
          <w:t>.</w:t>
        </w:r>
        <w:r>
          <w:rPr>
            <w:rFonts w:hint="eastAsia"/>
          </w:rPr>
          <w:t>正文中提到附件是否附在正文后</w:t>
        </w:r>
      </w:ins>
      <w:ins w:id="21" w:author="星韵律师" w:date="2026-03-20T17:17:00Z">
        <w:r>
          <w:rPr>
            <w:rFonts w:hint="eastAsia"/>
          </w:rPr>
          <w:t>，名称是否一致</w:t>
        </w:r>
      </w:ins>
    </w:p>
    <w:sectPr w:rsidR="00E7135B" w:rsidSect="00D457C6"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星韵律师">
    <w15:presenceInfo w15:providerId="None" w15:userId="星韵律师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53"/>
    <w:rsid w:val="00160953"/>
    <w:rsid w:val="002D5388"/>
    <w:rsid w:val="00462DEE"/>
    <w:rsid w:val="004C024B"/>
    <w:rsid w:val="008E0169"/>
    <w:rsid w:val="009919AD"/>
    <w:rsid w:val="00B11244"/>
    <w:rsid w:val="00B359A4"/>
    <w:rsid w:val="00C7042F"/>
    <w:rsid w:val="00C8441F"/>
    <w:rsid w:val="00D457C6"/>
    <w:rsid w:val="00E7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E993"/>
  <w15:chartTrackingRefBased/>
  <w15:docId w15:val="{53602677-DCFF-45CE-B7DB-A504A119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>
      <w:pPr>
        <w:spacing w:line="560" w:lineRule="exact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4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462DEE"/>
    <w:pPr>
      <w:spacing w:line="240" w:lineRule="auto"/>
      <w:ind w:firstLineChars="0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珊 吴</dc:creator>
  <cp:keywords/>
  <dc:description/>
  <cp:lastModifiedBy>星韵律师</cp:lastModifiedBy>
  <cp:revision>5</cp:revision>
  <dcterms:created xsi:type="dcterms:W3CDTF">2026-03-20T07:09:00Z</dcterms:created>
  <dcterms:modified xsi:type="dcterms:W3CDTF">2026-03-20T09:17:00Z</dcterms:modified>
</cp:coreProperties>
</file>