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AF998" w14:textId="77777777" w:rsidR="00141AC1" w:rsidRDefault="00904F58">
      <w:pPr>
        <w:spacing w:line="360" w:lineRule="auto"/>
        <w:jc w:val="center"/>
        <w:rPr>
          <w:rFonts w:ascii="华文仿宋" w:eastAsia="华文仿宋" w:hAnsi="华文仿宋" w:cs="华文仿宋"/>
          <w:b/>
          <w:bCs/>
          <w:sz w:val="28"/>
          <w:szCs w:val="28"/>
        </w:rPr>
      </w:pPr>
      <w:r>
        <w:rPr>
          <w:rFonts w:ascii="华文仿宋" w:eastAsia="华文仿宋" w:hAnsi="华文仿宋" w:cs="华文仿宋" w:hint="eastAsia"/>
          <w:b/>
          <w:bCs/>
          <w:sz w:val="28"/>
          <w:szCs w:val="28"/>
        </w:rPr>
        <w:t>2026</w:t>
      </w:r>
      <w:r>
        <w:rPr>
          <w:rFonts w:ascii="华文仿宋" w:eastAsia="华文仿宋" w:hAnsi="华文仿宋" w:cs="华文仿宋" w:hint="eastAsia"/>
          <w:b/>
          <w:bCs/>
          <w:sz w:val="28"/>
          <w:szCs w:val="28"/>
        </w:rPr>
        <w:t>年至</w:t>
      </w:r>
      <w:r>
        <w:rPr>
          <w:rFonts w:ascii="华文仿宋" w:eastAsia="华文仿宋" w:hAnsi="华文仿宋" w:cs="华文仿宋" w:hint="eastAsia"/>
          <w:b/>
          <w:bCs/>
          <w:sz w:val="28"/>
          <w:szCs w:val="28"/>
        </w:rPr>
        <w:t>2028</w:t>
      </w:r>
      <w:r>
        <w:rPr>
          <w:rFonts w:ascii="华文仿宋" w:eastAsia="华文仿宋" w:hAnsi="华文仿宋" w:cs="华文仿宋" w:hint="eastAsia"/>
          <w:b/>
          <w:bCs/>
          <w:sz w:val="28"/>
          <w:szCs w:val="28"/>
        </w:rPr>
        <w:t>年省级贵宾医疗健康服务合作协议</w:t>
      </w:r>
    </w:p>
    <w:p w14:paraId="2265FF5B" w14:textId="77777777" w:rsidR="00141AC1" w:rsidRDefault="00141AC1">
      <w:pPr>
        <w:spacing w:line="360" w:lineRule="auto"/>
        <w:jc w:val="both"/>
        <w:rPr>
          <w:rFonts w:ascii="华文仿宋" w:eastAsia="华文仿宋" w:hAnsi="华文仿宋" w:cs="华文仿宋"/>
        </w:rPr>
      </w:pPr>
    </w:p>
    <w:p w14:paraId="3E02164F" w14:textId="77777777" w:rsidR="00141AC1" w:rsidRDefault="00141AC1">
      <w:pPr>
        <w:spacing w:line="360" w:lineRule="auto"/>
        <w:jc w:val="both"/>
        <w:rPr>
          <w:rFonts w:ascii="华文仿宋" w:eastAsia="华文仿宋" w:hAnsi="华文仿宋" w:cs="华文仿宋"/>
        </w:rPr>
        <w:sectPr w:rsidR="00141AC1">
          <w:footerReference w:type="default" r:id="rId8"/>
          <w:pgSz w:w="11900" w:h="16840"/>
          <w:pgMar w:top="1440" w:right="1800" w:bottom="1440" w:left="1800" w:header="0" w:footer="853" w:gutter="0"/>
          <w:cols w:space="425"/>
        </w:sectPr>
      </w:pPr>
    </w:p>
    <w:p w14:paraId="711E9CC7"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甲方：浙江大学医学院附属邵逸夫医院</w:t>
      </w:r>
    </w:p>
    <w:p w14:paraId="3E717475"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地址：杭州市庆春东路</w:t>
      </w:r>
      <w:r>
        <w:rPr>
          <w:rFonts w:ascii="华文仿宋" w:eastAsia="华文仿宋" w:hAnsi="华文仿宋" w:cs="华文仿宋" w:hint="eastAsia"/>
        </w:rPr>
        <w:t>3</w:t>
      </w:r>
      <w:r>
        <w:rPr>
          <w:rFonts w:ascii="华文仿宋" w:eastAsia="华文仿宋" w:hAnsi="华文仿宋" w:cs="华文仿宋" w:hint="eastAsia"/>
        </w:rPr>
        <w:t>号</w:t>
      </w:r>
    </w:p>
    <w:p w14:paraId="218D7137"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联系人：钱颖</w:t>
      </w:r>
    </w:p>
    <w:p w14:paraId="4A3D141C"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电话：</w:t>
      </w:r>
      <w:r>
        <w:rPr>
          <w:rFonts w:ascii="华文仿宋" w:eastAsia="华文仿宋" w:hAnsi="华文仿宋" w:cs="华文仿宋" w:hint="eastAsia"/>
        </w:rPr>
        <w:t>0571-86002084</w:t>
      </w:r>
    </w:p>
    <w:p w14:paraId="24395ACD"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电子邮箱：</w:t>
      </w:r>
      <w:r>
        <w:rPr>
          <w:rFonts w:ascii="华文仿宋" w:eastAsia="华文仿宋" w:hAnsi="华文仿宋" w:cs="华文仿宋" w:hint="eastAsia"/>
        </w:rPr>
        <w:t>qiany@srrsh.com</w:t>
      </w:r>
    </w:p>
    <w:p w14:paraId="475D4223"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乙方：浙江农村商业联合银行股份有限公司</w:t>
      </w:r>
    </w:p>
    <w:p w14:paraId="5FBF267C"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地址：杭州市秋涛路</w:t>
      </w:r>
      <w:r>
        <w:rPr>
          <w:rFonts w:ascii="华文仿宋" w:eastAsia="华文仿宋" w:hAnsi="华文仿宋" w:cs="华文仿宋" w:hint="eastAsia"/>
        </w:rPr>
        <w:t>660</w:t>
      </w:r>
      <w:r>
        <w:rPr>
          <w:rFonts w:ascii="华文仿宋" w:eastAsia="华文仿宋" w:hAnsi="华文仿宋" w:cs="华文仿宋" w:hint="eastAsia"/>
        </w:rPr>
        <w:t>号</w:t>
      </w:r>
    </w:p>
    <w:p w14:paraId="433440DB"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联系人：胡婷婷</w:t>
      </w:r>
    </w:p>
    <w:p w14:paraId="46A8FB48"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电话：</w:t>
      </w:r>
      <w:r>
        <w:rPr>
          <w:rFonts w:ascii="华文仿宋" w:eastAsia="华文仿宋" w:hAnsi="华文仿宋" w:cs="华文仿宋" w:hint="eastAsia"/>
        </w:rPr>
        <w:t>0571-56029332</w:t>
      </w:r>
    </w:p>
    <w:p w14:paraId="5BBCDE4F" w14:textId="77777777" w:rsidR="00141AC1" w:rsidRDefault="00904F58">
      <w:pPr>
        <w:rPr>
          <w:rFonts w:ascii="华文仿宋" w:eastAsia="华文仿宋" w:hAnsi="华文仿宋" w:cs="华文仿宋"/>
        </w:rPr>
        <w:sectPr w:rsidR="00141AC1">
          <w:type w:val="continuous"/>
          <w:pgSz w:w="11900" w:h="16840"/>
          <w:pgMar w:top="800" w:right="1021" w:bottom="1012" w:left="1859" w:header="0" w:footer="853" w:gutter="0"/>
          <w:cols w:num="2" w:space="720" w:equalWidth="0">
            <w:col w:w="4297" w:space="425"/>
            <w:col w:w="4297"/>
          </w:cols>
        </w:sectPr>
      </w:pPr>
      <w:r>
        <w:rPr>
          <w:rFonts w:ascii="华文仿宋" w:eastAsia="华文仿宋" w:hAnsi="华文仿宋" w:cs="华文仿宋" w:hint="eastAsia"/>
        </w:rPr>
        <w:t>电子邮箱：</w:t>
      </w:r>
      <w:r>
        <w:rPr>
          <w:rFonts w:ascii="华文仿宋" w:eastAsia="华文仿宋" w:hAnsi="华文仿宋" w:cs="华文仿宋" w:hint="eastAsia"/>
        </w:rPr>
        <w:t>htt@zjrcu.com</w:t>
      </w:r>
    </w:p>
    <w:p w14:paraId="77A95EC7" w14:textId="77777777" w:rsidR="00141AC1" w:rsidRDefault="00141AC1">
      <w:pPr>
        <w:rPr>
          <w:rFonts w:ascii="华文仿宋" w:eastAsia="华文仿宋" w:hAnsi="华文仿宋" w:cs="华文仿宋"/>
        </w:rPr>
      </w:pPr>
    </w:p>
    <w:p w14:paraId="37A5EF94" w14:textId="77777777" w:rsidR="00141AC1" w:rsidRDefault="00141AC1">
      <w:pPr>
        <w:spacing w:line="360" w:lineRule="auto"/>
        <w:rPr>
          <w:rFonts w:ascii="华文仿宋" w:eastAsia="华文仿宋" w:hAnsi="华文仿宋" w:cs="华文仿宋"/>
          <w:b/>
          <w:bCs/>
        </w:rPr>
      </w:pPr>
    </w:p>
    <w:p w14:paraId="73E4E132" w14:textId="77777777" w:rsidR="00141AC1" w:rsidRDefault="00904F58">
      <w:pPr>
        <w:numPr>
          <w:ilvl w:val="0"/>
          <w:numId w:val="1"/>
        </w:numPr>
        <w:spacing w:line="360" w:lineRule="auto"/>
        <w:jc w:val="both"/>
        <w:rPr>
          <w:rFonts w:ascii="华文仿宋" w:eastAsia="华文仿宋" w:hAnsi="华文仿宋" w:cs="华文仿宋"/>
          <w:b/>
          <w:bCs/>
        </w:rPr>
      </w:pPr>
      <w:r>
        <w:rPr>
          <w:rFonts w:ascii="华文仿宋" w:eastAsia="华文仿宋" w:hAnsi="华文仿宋" w:cs="华文仿宋" w:hint="eastAsia"/>
          <w:b/>
          <w:bCs/>
        </w:rPr>
        <w:t>合作目的</w:t>
      </w:r>
    </w:p>
    <w:p w14:paraId="2EA0329A" w14:textId="77777777" w:rsidR="00141AC1" w:rsidRDefault="00904F58">
      <w:pPr>
        <w:numPr>
          <w:ilvl w:val="255"/>
          <w:numId w:val="0"/>
        </w:num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浙江大学医学院附属邵逸夫医院与浙江农村商业联合银行股份有限公司</w:t>
      </w:r>
      <w:r>
        <w:rPr>
          <w:rFonts w:ascii="华文仿宋" w:eastAsia="华文仿宋" w:hAnsi="华文仿宋" w:cs="华文仿宋" w:hint="eastAsia"/>
        </w:rPr>
        <w:t>(</w:t>
      </w:r>
      <w:r>
        <w:rPr>
          <w:rFonts w:ascii="华文仿宋" w:eastAsia="华文仿宋" w:hAnsi="华文仿宋" w:cs="华文仿宋" w:hint="eastAsia"/>
        </w:rPr>
        <w:t>以下简称：浙江农商联合银行</w:t>
      </w:r>
      <w:r>
        <w:rPr>
          <w:rFonts w:ascii="华文仿宋" w:eastAsia="华文仿宋" w:hAnsi="华文仿宋" w:cs="华文仿宋" w:hint="eastAsia"/>
        </w:rPr>
        <w:t>)</w:t>
      </w:r>
      <w:r>
        <w:rPr>
          <w:rFonts w:ascii="华文仿宋" w:eastAsia="华文仿宋" w:hAnsi="华文仿宋" w:cs="华文仿宋" w:hint="eastAsia"/>
        </w:rPr>
        <w:t>进一步拓展双方的合作领域，并使之深化建立新型战略合作伙伴关系，推动双方业务的共同发展，经友好协商，本着互惠互利的原则，加强彼此的合作关系。达成以下协议：</w:t>
      </w:r>
    </w:p>
    <w:p w14:paraId="52C2061A" w14:textId="77777777" w:rsidR="00141AC1" w:rsidRDefault="00904F58">
      <w:pPr>
        <w:numPr>
          <w:ilvl w:val="0"/>
          <w:numId w:val="1"/>
        </w:numPr>
        <w:spacing w:line="360" w:lineRule="auto"/>
        <w:jc w:val="both"/>
        <w:rPr>
          <w:rFonts w:ascii="华文仿宋" w:eastAsia="华文仿宋" w:hAnsi="华文仿宋" w:cs="华文仿宋"/>
          <w:b/>
          <w:bCs/>
        </w:rPr>
      </w:pPr>
      <w:r>
        <w:rPr>
          <w:rFonts w:ascii="华文仿宋" w:eastAsia="华文仿宋" w:hAnsi="华文仿宋" w:cs="华文仿宋" w:hint="eastAsia"/>
          <w:b/>
          <w:bCs/>
        </w:rPr>
        <w:t>服务对象</w:t>
      </w:r>
    </w:p>
    <w:p w14:paraId="7870EA36" w14:textId="77777777" w:rsidR="00141AC1" w:rsidRDefault="00904F58">
      <w:pPr>
        <w:numPr>
          <w:ilvl w:val="255"/>
          <w:numId w:val="0"/>
        </w:num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浙江农商联合银行辖属农商银行贵宾客户，包括：浙江农商联合银行及辖属农商银行认定为优质客户的丰收贷（借）记卡持卡人及丰收互联</w:t>
      </w:r>
      <w:r>
        <w:rPr>
          <w:rFonts w:ascii="华文仿宋" w:eastAsia="华文仿宋" w:hAnsi="华文仿宋" w:cs="华文仿宋"/>
        </w:rPr>
        <w:t>APP</w:t>
      </w:r>
      <w:r>
        <w:rPr>
          <w:rFonts w:ascii="华文仿宋" w:eastAsia="华文仿宋" w:hAnsi="华文仿宋" w:cs="华文仿宋" w:hint="eastAsia"/>
        </w:rPr>
        <w:t>等渠道权益二维码的持有人。</w:t>
      </w:r>
    </w:p>
    <w:p w14:paraId="1ED6007F" w14:textId="77777777" w:rsidR="00141AC1" w:rsidRDefault="00904F58">
      <w:pPr>
        <w:numPr>
          <w:ilvl w:val="0"/>
          <w:numId w:val="1"/>
        </w:numPr>
        <w:spacing w:line="360" w:lineRule="auto"/>
        <w:jc w:val="both"/>
        <w:rPr>
          <w:rFonts w:ascii="华文仿宋" w:eastAsia="华文仿宋" w:hAnsi="华文仿宋" w:cs="华文仿宋"/>
          <w:b/>
          <w:bCs/>
        </w:rPr>
      </w:pPr>
      <w:r>
        <w:rPr>
          <w:rFonts w:ascii="华文仿宋" w:eastAsia="华文仿宋" w:hAnsi="华文仿宋" w:cs="华文仿宋" w:hint="eastAsia"/>
          <w:b/>
          <w:bCs/>
        </w:rPr>
        <w:t>客户身份确认</w:t>
      </w:r>
    </w:p>
    <w:p w14:paraId="12DDCAC0" w14:textId="77777777" w:rsidR="00141AC1" w:rsidRDefault="00904F58">
      <w:pPr>
        <w:numPr>
          <w:ilvl w:val="255"/>
          <w:numId w:val="0"/>
        </w:num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客户在服务现场</w:t>
      </w:r>
      <w:r>
        <w:rPr>
          <w:rFonts w:ascii="华文仿宋" w:eastAsia="华文仿宋" w:hAnsi="华文仿宋" w:cs="华文仿宋" w:hint="eastAsia"/>
        </w:rPr>
        <w:t>(</w:t>
      </w:r>
      <w:r>
        <w:rPr>
          <w:rFonts w:ascii="华文仿宋" w:eastAsia="华文仿宋" w:hAnsi="华文仿宋" w:cs="华文仿宋" w:hint="eastAsia"/>
        </w:rPr>
        <w:t>浙江大学医学院附属邵逸夫医院特需门诊</w:t>
      </w:r>
      <w:r>
        <w:rPr>
          <w:rFonts w:ascii="华文仿宋" w:eastAsia="华文仿宋" w:hAnsi="华文仿宋" w:cs="华文仿宋" w:hint="eastAsia"/>
        </w:rPr>
        <w:t>)</w:t>
      </w:r>
      <w:r>
        <w:rPr>
          <w:rFonts w:ascii="华文仿宋" w:eastAsia="华文仿宋" w:hAnsi="华文仿宋" w:cs="华文仿宋" w:hint="eastAsia"/>
        </w:rPr>
        <w:t>出示丰收贷（借）记卡或权益二维码，通过</w:t>
      </w:r>
      <w:r>
        <w:rPr>
          <w:rFonts w:ascii="华文仿宋" w:eastAsia="华文仿宋" w:hAnsi="华文仿宋" w:cs="华文仿宋" w:hint="eastAsia"/>
        </w:rPr>
        <w:t>POS</w:t>
      </w:r>
      <w:r>
        <w:rPr>
          <w:rFonts w:ascii="华文仿宋" w:eastAsia="华文仿宋" w:hAnsi="华文仿宋" w:cs="华文仿宋" w:hint="eastAsia"/>
        </w:rPr>
        <w:t>机刷卡或扫码验证即可，一张卡或一个权益二维码对应一个客户。医院工作人员给予确认客户身份后，则可给予享受贵宾级服务待遇。</w:t>
      </w:r>
    </w:p>
    <w:p w14:paraId="61B7ED95"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b/>
          <w:bCs/>
        </w:rPr>
        <w:t>四、具体服务标准</w:t>
      </w:r>
    </w:p>
    <w:tbl>
      <w:tblPr>
        <w:tblW w:w="84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9"/>
        <w:gridCol w:w="3012"/>
        <w:gridCol w:w="3472"/>
      </w:tblGrid>
      <w:tr w:rsidR="00141AC1" w14:paraId="2CD0BC74" w14:textId="77777777">
        <w:tc>
          <w:tcPr>
            <w:tcW w:w="1959" w:type="dxa"/>
            <w:vAlign w:val="center"/>
          </w:tcPr>
          <w:p w14:paraId="6822520E" w14:textId="77777777" w:rsidR="00141AC1" w:rsidRDefault="00904F58">
            <w:pPr>
              <w:spacing w:line="360" w:lineRule="auto"/>
              <w:jc w:val="center"/>
              <w:rPr>
                <w:rFonts w:ascii="华文仿宋" w:eastAsia="华文仿宋" w:hAnsi="华文仿宋" w:cs="华文仿宋"/>
                <w:b/>
                <w:bCs/>
              </w:rPr>
            </w:pPr>
            <w:r>
              <w:rPr>
                <w:rFonts w:ascii="华文仿宋" w:eastAsia="华文仿宋" w:hAnsi="华文仿宋" w:cs="华文仿宋" w:hint="eastAsia"/>
                <w:b/>
                <w:bCs/>
              </w:rPr>
              <w:t>服务项目</w:t>
            </w:r>
          </w:p>
        </w:tc>
        <w:tc>
          <w:tcPr>
            <w:tcW w:w="3012" w:type="dxa"/>
            <w:vAlign w:val="center"/>
          </w:tcPr>
          <w:p w14:paraId="07B2D6A1" w14:textId="77777777" w:rsidR="00141AC1" w:rsidRDefault="00904F58">
            <w:pPr>
              <w:spacing w:line="360" w:lineRule="auto"/>
              <w:jc w:val="center"/>
              <w:rPr>
                <w:rFonts w:ascii="华文仿宋" w:eastAsia="华文仿宋" w:hAnsi="华文仿宋" w:cs="华文仿宋"/>
                <w:b/>
                <w:bCs/>
              </w:rPr>
            </w:pPr>
            <w:r>
              <w:rPr>
                <w:rFonts w:ascii="华文仿宋" w:eastAsia="华文仿宋" w:hAnsi="华文仿宋" w:cs="华文仿宋" w:hint="eastAsia"/>
                <w:b/>
                <w:bCs/>
              </w:rPr>
              <w:t>服务内容</w:t>
            </w:r>
          </w:p>
        </w:tc>
        <w:tc>
          <w:tcPr>
            <w:tcW w:w="3472" w:type="dxa"/>
            <w:vAlign w:val="center"/>
          </w:tcPr>
          <w:p w14:paraId="72E09568" w14:textId="77777777" w:rsidR="00141AC1" w:rsidRDefault="00904F58">
            <w:pPr>
              <w:spacing w:line="360" w:lineRule="auto"/>
              <w:jc w:val="center"/>
              <w:rPr>
                <w:rFonts w:ascii="华文仿宋" w:eastAsia="华文仿宋" w:hAnsi="华文仿宋" w:cs="华文仿宋"/>
                <w:b/>
                <w:bCs/>
              </w:rPr>
            </w:pPr>
            <w:r>
              <w:rPr>
                <w:rFonts w:ascii="华文仿宋" w:eastAsia="华文仿宋" w:hAnsi="华文仿宋" w:cs="华文仿宋" w:hint="eastAsia"/>
                <w:b/>
                <w:bCs/>
              </w:rPr>
              <w:t>备注</w:t>
            </w:r>
          </w:p>
        </w:tc>
      </w:tr>
      <w:tr w:rsidR="00141AC1" w14:paraId="19148CBD" w14:textId="77777777">
        <w:tc>
          <w:tcPr>
            <w:tcW w:w="1959" w:type="dxa"/>
            <w:vAlign w:val="center"/>
          </w:tcPr>
          <w:p w14:paraId="5EDA89C7" w14:textId="77777777" w:rsidR="00141AC1" w:rsidRDefault="00904F58">
            <w:pPr>
              <w:rPr>
                <w:rFonts w:ascii="华文仿宋" w:eastAsia="华文仿宋" w:hAnsi="华文仿宋" w:cs="华文仿宋"/>
              </w:rPr>
            </w:pPr>
            <w:r>
              <w:rPr>
                <w:rFonts w:ascii="华文仿宋" w:eastAsia="华文仿宋" w:hAnsi="华文仿宋" w:cs="华文仿宋" w:hint="eastAsia"/>
              </w:rPr>
              <w:t>门诊医疗服务</w:t>
            </w:r>
          </w:p>
        </w:tc>
        <w:tc>
          <w:tcPr>
            <w:tcW w:w="3012" w:type="dxa"/>
            <w:vAlign w:val="center"/>
          </w:tcPr>
          <w:p w14:paraId="00E476C1" w14:textId="77777777" w:rsidR="00141AC1" w:rsidRDefault="00904F58">
            <w:pPr>
              <w:kinsoku/>
              <w:rPr>
                <w:rFonts w:ascii="华文仿宋" w:eastAsia="华文仿宋" w:hAnsi="华文仿宋" w:cs="华文仿宋"/>
              </w:rPr>
              <w:pPrChange w:id="0" w:author="星韵律师" w:date="2025-12-30T11:00:00Z">
                <w:pPr/>
              </w:pPrChange>
            </w:pPr>
            <w:r>
              <w:rPr>
                <w:rFonts w:ascii="华文仿宋" w:eastAsia="华文仿宋" w:hAnsi="华文仿宋" w:cs="华文仿宋" w:hint="eastAsia"/>
              </w:rPr>
              <w:t>特需门诊接待，并安排特需门诊候诊室。享有安排高年资（副主任职称及以上）医生看病，优先安排检查、取报告、联系床位等服务。提供急症优先及名医加号服务。</w:t>
            </w:r>
          </w:p>
        </w:tc>
        <w:tc>
          <w:tcPr>
            <w:tcW w:w="3472" w:type="dxa"/>
            <w:vAlign w:val="center"/>
          </w:tcPr>
          <w:p w14:paraId="57AC8D53" w14:textId="77777777" w:rsidR="00141AC1" w:rsidRDefault="00904F58">
            <w:pPr>
              <w:rPr>
                <w:rFonts w:ascii="华文仿宋" w:eastAsia="华文仿宋" w:hAnsi="华文仿宋" w:cs="华文仿宋"/>
              </w:rPr>
            </w:pPr>
            <w:r>
              <w:rPr>
                <w:rFonts w:ascii="华文仿宋" w:eastAsia="华文仿宋" w:hAnsi="华文仿宋" w:cs="华文仿宋" w:hint="eastAsia"/>
              </w:rPr>
              <w:t>享受特需门诊（名医号）挂号</w:t>
            </w:r>
            <w:r>
              <w:rPr>
                <w:rFonts w:ascii="华文仿宋" w:eastAsia="华文仿宋" w:hAnsi="华文仿宋" w:cs="华文仿宋" w:hint="eastAsia"/>
              </w:rPr>
              <w:t>100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次（客户自理</w:t>
            </w:r>
            <w:r>
              <w:rPr>
                <w:rFonts w:ascii="华文仿宋" w:eastAsia="华文仿宋" w:hAnsi="华文仿宋" w:cs="华文仿宋" w:hint="eastAsia"/>
              </w:rPr>
              <w:t>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次）等优惠。</w:t>
            </w:r>
          </w:p>
          <w:p w14:paraId="11B68060" w14:textId="77777777" w:rsidR="00141AC1" w:rsidRDefault="00904F58">
            <w:pPr>
              <w:kinsoku/>
              <w:rPr>
                <w:rFonts w:ascii="华文仿宋" w:eastAsia="华文仿宋" w:hAnsi="华文仿宋" w:cs="华文仿宋"/>
              </w:rPr>
              <w:pPrChange w:id="1" w:author="星韵律师" w:date="2025-12-30T11:00:00Z">
                <w:pPr/>
              </w:pPrChange>
            </w:pPr>
            <w:r>
              <w:rPr>
                <w:rFonts w:ascii="华文仿宋" w:eastAsia="华文仿宋" w:hAnsi="华文仿宋" w:cs="华文仿宋" w:hint="eastAsia"/>
              </w:rPr>
              <w:t>最多可提前</w:t>
            </w:r>
            <w:r>
              <w:rPr>
                <w:rFonts w:ascii="华文仿宋" w:eastAsia="华文仿宋" w:hAnsi="华文仿宋" w:cs="华文仿宋" w:hint="eastAsia"/>
              </w:rPr>
              <w:t>14</w:t>
            </w:r>
            <w:r>
              <w:rPr>
                <w:rFonts w:ascii="华文仿宋" w:eastAsia="华文仿宋" w:hAnsi="华文仿宋" w:cs="华文仿宋" w:hint="eastAsia"/>
              </w:rPr>
              <w:t>天预约，预约服务电话：</w:t>
            </w:r>
            <w:r>
              <w:rPr>
                <w:rFonts w:ascii="华文仿宋" w:eastAsia="华文仿宋" w:hAnsi="华文仿宋" w:cs="华文仿宋"/>
              </w:rPr>
              <w:t>860</w:t>
            </w:r>
            <w:r>
              <w:rPr>
                <w:rFonts w:ascii="华文仿宋" w:eastAsia="华文仿宋" w:hAnsi="华文仿宋" w:cs="华文仿宋" w:hint="eastAsia"/>
              </w:rPr>
              <w:t>90073</w:t>
            </w:r>
            <w:r>
              <w:rPr>
                <w:rFonts w:ascii="华文仿宋" w:eastAsia="华文仿宋" w:hAnsi="华文仿宋" w:cs="华文仿宋" w:hint="eastAsia"/>
              </w:rPr>
              <w:t>、</w:t>
            </w:r>
            <w:r>
              <w:rPr>
                <w:rFonts w:ascii="华文仿宋" w:eastAsia="华文仿宋" w:hAnsi="华文仿宋" w:cs="华文仿宋"/>
              </w:rPr>
              <w:t>114</w:t>
            </w:r>
            <w:r>
              <w:rPr>
                <w:rFonts w:ascii="华文仿宋" w:eastAsia="华文仿宋" w:hAnsi="华文仿宋" w:cs="华文仿宋" w:hint="eastAsia"/>
              </w:rPr>
              <w:t>、</w:t>
            </w:r>
            <w:r>
              <w:rPr>
                <w:rFonts w:ascii="华文仿宋" w:eastAsia="华文仿宋" w:hAnsi="华文仿宋" w:cs="华文仿宋"/>
              </w:rPr>
              <w:t>12580</w:t>
            </w:r>
            <w:r>
              <w:rPr>
                <w:rFonts w:ascii="华文仿宋" w:eastAsia="华文仿宋" w:hAnsi="华文仿宋" w:cs="华文仿宋" w:hint="eastAsia"/>
              </w:rPr>
              <w:t>、</w:t>
            </w:r>
            <w:r>
              <w:rPr>
                <w:rFonts w:ascii="华文仿宋" w:eastAsia="华文仿宋" w:hAnsi="华文仿宋" w:cs="华文仿宋"/>
              </w:rPr>
              <w:t>96365</w:t>
            </w:r>
            <w:r>
              <w:rPr>
                <w:rFonts w:ascii="华文仿宋" w:eastAsia="华文仿宋" w:hAnsi="华文仿宋" w:cs="华文仿宋" w:hint="eastAsia"/>
              </w:rPr>
              <w:t>。</w:t>
            </w:r>
          </w:p>
          <w:p w14:paraId="21678BF0" w14:textId="77777777" w:rsidR="00141AC1" w:rsidRDefault="00904F58">
            <w:pPr>
              <w:rPr>
                <w:rFonts w:ascii="华文仿宋" w:eastAsia="华文仿宋" w:hAnsi="华文仿宋" w:cs="华文仿宋"/>
              </w:rPr>
            </w:pPr>
            <w:r>
              <w:rPr>
                <w:rFonts w:ascii="华文仿宋" w:eastAsia="华文仿宋" w:hAnsi="华文仿宋" w:cs="华文仿宋" w:hint="eastAsia"/>
              </w:rPr>
              <w:t>或微信关注“浙大邵逸夫医院”公众号点击－“导诊－预约挂号”</w:t>
            </w:r>
          </w:p>
          <w:p w14:paraId="1C703E59" w14:textId="77777777" w:rsidR="00141AC1" w:rsidRDefault="00904F58">
            <w:pPr>
              <w:rPr>
                <w:rFonts w:ascii="华文仿宋" w:eastAsia="华文仿宋" w:hAnsi="华文仿宋" w:cs="华文仿宋"/>
              </w:rPr>
            </w:pPr>
            <w:r>
              <w:rPr>
                <w:rFonts w:ascii="华文仿宋" w:eastAsia="华文仿宋" w:hAnsi="华文仿宋" w:cs="华文仿宋" w:hint="eastAsia"/>
              </w:rPr>
              <w:t>或支付宝关注“浙大邵逸夫医院”公众号点击“挂号”。</w:t>
            </w:r>
          </w:p>
        </w:tc>
      </w:tr>
      <w:tr w:rsidR="00141AC1" w14:paraId="19978191" w14:textId="77777777">
        <w:tc>
          <w:tcPr>
            <w:tcW w:w="1959" w:type="dxa"/>
            <w:vAlign w:val="center"/>
          </w:tcPr>
          <w:p w14:paraId="4467EF2C" w14:textId="77777777" w:rsidR="00141AC1" w:rsidRDefault="00904F58">
            <w:pPr>
              <w:rPr>
                <w:rFonts w:ascii="华文仿宋" w:eastAsia="华文仿宋" w:hAnsi="华文仿宋" w:cs="华文仿宋"/>
              </w:rPr>
            </w:pPr>
            <w:r>
              <w:rPr>
                <w:rFonts w:ascii="华文仿宋" w:eastAsia="华文仿宋" w:hAnsi="华文仿宋" w:cs="华文仿宋" w:hint="eastAsia"/>
              </w:rPr>
              <w:lastRenderedPageBreak/>
              <w:t>住院医疗服务</w:t>
            </w:r>
          </w:p>
        </w:tc>
        <w:tc>
          <w:tcPr>
            <w:tcW w:w="3012" w:type="dxa"/>
            <w:vAlign w:val="center"/>
          </w:tcPr>
          <w:p w14:paraId="624F53E2" w14:textId="77777777" w:rsidR="00141AC1" w:rsidRDefault="00904F58">
            <w:pPr>
              <w:kinsoku/>
              <w:rPr>
                <w:rFonts w:ascii="华文仿宋" w:eastAsia="华文仿宋" w:hAnsi="华文仿宋" w:cs="华文仿宋"/>
              </w:rPr>
              <w:pPrChange w:id="2" w:author="星韵律师" w:date="2025-12-30T11:00:00Z">
                <w:pPr/>
              </w:pPrChange>
            </w:pPr>
            <w:r>
              <w:rPr>
                <w:rFonts w:ascii="华文仿宋" w:eastAsia="华文仿宋" w:hAnsi="华文仿宋" w:cs="华文仿宋" w:hint="eastAsia"/>
              </w:rPr>
              <w:t>享有同等条件下优先安排手术、住院，优先安排各种检查。</w:t>
            </w:r>
          </w:p>
        </w:tc>
        <w:tc>
          <w:tcPr>
            <w:tcW w:w="3472" w:type="dxa"/>
            <w:vAlign w:val="center"/>
          </w:tcPr>
          <w:p w14:paraId="1851EA55" w14:textId="77777777" w:rsidR="00141AC1" w:rsidRDefault="00904F58">
            <w:pPr>
              <w:rPr>
                <w:rFonts w:ascii="华文仿宋" w:eastAsia="华文仿宋" w:hAnsi="华文仿宋" w:cs="华文仿宋"/>
              </w:rPr>
            </w:pPr>
            <w:r>
              <w:rPr>
                <w:rFonts w:ascii="华文仿宋" w:eastAsia="华文仿宋" w:hAnsi="华文仿宋" w:cs="华文仿宋" w:hint="eastAsia"/>
              </w:rPr>
              <w:t>相关费用客户自理。</w:t>
            </w:r>
          </w:p>
        </w:tc>
      </w:tr>
      <w:tr w:rsidR="00141AC1" w14:paraId="36660FE6" w14:textId="77777777">
        <w:trPr>
          <w:trHeight w:val="70"/>
        </w:trPr>
        <w:tc>
          <w:tcPr>
            <w:tcW w:w="1959" w:type="dxa"/>
            <w:vAlign w:val="center"/>
          </w:tcPr>
          <w:p w14:paraId="6452647A" w14:textId="77777777" w:rsidR="00141AC1" w:rsidRDefault="00904F58">
            <w:pPr>
              <w:rPr>
                <w:rFonts w:ascii="华文仿宋" w:eastAsia="华文仿宋" w:hAnsi="华文仿宋" w:cs="华文仿宋"/>
              </w:rPr>
            </w:pPr>
            <w:r>
              <w:rPr>
                <w:rFonts w:ascii="华文仿宋" w:eastAsia="华文仿宋" w:hAnsi="华文仿宋" w:cs="华文仿宋" w:hint="eastAsia"/>
              </w:rPr>
              <w:t>特需病房住院优惠</w:t>
            </w:r>
          </w:p>
        </w:tc>
        <w:tc>
          <w:tcPr>
            <w:tcW w:w="3012" w:type="dxa"/>
            <w:vAlign w:val="center"/>
          </w:tcPr>
          <w:p w14:paraId="47E57D21" w14:textId="77777777" w:rsidR="00141AC1" w:rsidRDefault="00904F58">
            <w:pPr>
              <w:rPr>
                <w:rFonts w:ascii="华文仿宋" w:eastAsia="华文仿宋" w:hAnsi="华文仿宋" w:cs="华文仿宋"/>
              </w:rPr>
            </w:pPr>
            <w:r>
              <w:rPr>
                <w:rFonts w:ascii="华文仿宋" w:eastAsia="华文仿宋" w:hAnsi="华文仿宋" w:cs="华文仿宋" w:hint="eastAsia"/>
              </w:rPr>
              <w:t>享有特需病房房费</w:t>
            </w:r>
            <w:r>
              <w:rPr>
                <w:rFonts w:ascii="华文仿宋" w:eastAsia="华文仿宋" w:hAnsi="华文仿宋" w:cs="华文仿宋" w:hint="eastAsia"/>
              </w:rPr>
              <w:t>8</w:t>
            </w:r>
            <w:r>
              <w:rPr>
                <w:rFonts w:ascii="华文仿宋" w:eastAsia="华文仿宋" w:hAnsi="华文仿宋" w:cs="华文仿宋" w:hint="eastAsia"/>
              </w:rPr>
              <w:t>折优惠，打折病房仅限于房费</w:t>
            </w:r>
            <w:r>
              <w:rPr>
                <w:rFonts w:ascii="华文仿宋" w:eastAsia="华文仿宋" w:hAnsi="华文仿宋" w:cs="华文仿宋" w:hint="eastAsia"/>
              </w:rPr>
              <w:t>300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天（含</w:t>
            </w:r>
            <w:r>
              <w:rPr>
                <w:rFonts w:ascii="华文仿宋" w:eastAsia="华文仿宋" w:hAnsi="华文仿宋" w:cs="华文仿宋" w:hint="eastAsia"/>
              </w:rPr>
              <w:t>300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天）以上的病房。</w:t>
            </w:r>
          </w:p>
        </w:tc>
        <w:tc>
          <w:tcPr>
            <w:tcW w:w="3472" w:type="dxa"/>
            <w:vAlign w:val="center"/>
          </w:tcPr>
          <w:p w14:paraId="49FE288A" w14:textId="77777777" w:rsidR="00141AC1" w:rsidRDefault="00904F58">
            <w:pPr>
              <w:rPr>
                <w:rFonts w:ascii="华文仿宋" w:eastAsia="华文仿宋" w:hAnsi="华文仿宋" w:cs="华文仿宋"/>
              </w:rPr>
            </w:pPr>
            <w:r>
              <w:rPr>
                <w:rFonts w:ascii="华文仿宋" w:eastAsia="华文仿宋" w:hAnsi="华文仿宋" w:cs="华文仿宋" w:hint="eastAsia"/>
              </w:rPr>
              <w:t>相关费用客户自理。</w:t>
            </w:r>
          </w:p>
        </w:tc>
      </w:tr>
      <w:tr w:rsidR="00141AC1" w14:paraId="6713B09D" w14:textId="77777777">
        <w:trPr>
          <w:trHeight w:val="70"/>
        </w:trPr>
        <w:tc>
          <w:tcPr>
            <w:tcW w:w="1959" w:type="dxa"/>
            <w:vAlign w:val="center"/>
          </w:tcPr>
          <w:p w14:paraId="047CB543" w14:textId="77777777" w:rsidR="00141AC1" w:rsidRDefault="00904F58">
            <w:pPr>
              <w:rPr>
                <w:rFonts w:ascii="华文仿宋" w:eastAsia="华文仿宋" w:hAnsi="华文仿宋" w:cs="华文仿宋"/>
              </w:rPr>
            </w:pPr>
            <w:r>
              <w:rPr>
                <w:rFonts w:ascii="华文仿宋" w:eastAsia="华文仿宋" w:hAnsi="华文仿宋" w:cs="华文仿宋" w:hint="eastAsia"/>
              </w:rPr>
              <w:t>预约体检服务</w:t>
            </w:r>
          </w:p>
        </w:tc>
        <w:tc>
          <w:tcPr>
            <w:tcW w:w="3012" w:type="dxa"/>
          </w:tcPr>
          <w:p w14:paraId="3F42827D" w14:textId="77777777" w:rsidR="00141AC1" w:rsidRDefault="00904F58">
            <w:pPr>
              <w:rPr>
                <w:rFonts w:ascii="华文仿宋" w:eastAsia="华文仿宋" w:hAnsi="华文仿宋" w:cs="华文仿宋"/>
              </w:rPr>
            </w:pPr>
            <w:r>
              <w:rPr>
                <w:rFonts w:ascii="华文仿宋" w:eastAsia="华文仿宋" w:hAnsi="华文仿宋" w:cs="华文仿宋" w:hint="eastAsia"/>
              </w:rPr>
              <w:t>在预约的前提下，门诊体检两周内安排，住院体检四周内安排。</w:t>
            </w:r>
          </w:p>
        </w:tc>
        <w:tc>
          <w:tcPr>
            <w:tcW w:w="3472" w:type="dxa"/>
          </w:tcPr>
          <w:p w14:paraId="7594C342" w14:textId="77777777" w:rsidR="00141AC1" w:rsidRDefault="00904F58">
            <w:pPr>
              <w:rPr>
                <w:rFonts w:ascii="华文仿宋" w:eastAsia="华文仿宋" w:hAnsi="华文仿宋" w:cs="华文仿宋"/>
              </w:rPr>
            </w:pPr>
            <w:r>
              <w:rPr>
                <w:rFonts w:ascii="华文仿宋" w:eastAsia="华文仿宋" w:hAnsi="华文仿宋" w:cs="华文仿宋" w:hint="eastAsia"/>
              </w:rPr>
              <w:t>预约服务电话：</w:t>
            </w:r>
            <w:r>
              <w:rPr>
                <w:rFonts w:ascii="华文仿宋" w:eastAsia="华文仿宋" w:hAnsi="华文仿宋" w:cs="华文仿宋" w:hint="eastAsia"/>
              </w:rPr>
              <w:t>86006666</w:t>
            </w:r>
            <w:r>
              <w:rPr>
                <w:rFonts w:ascii="华文仿宋" w:eastAsia="华文仿宋" w:hAnsi="华文仿宋" w:cs="华文仿宋" w:hint="eastAsia"/>
              </w:rPr>
              <w:t>。</w:t>
            </w:r>
          </w:p>
        </w:tc>
      </w:tr>
      <w:tr w:rsidR="00141AC1" w14:paraId="38D5AF4D" w14:textId="77777777">
        <w:trPr>
          <w:trHeight w:val="560"/>
        </w:trPr>
        <w:tc>
          <w:tcPr>
            <w:tcW w:w="1959" w:type="dxa"/>
            <w:vAlign w:val="center"/>
          </w:tcPr>
          <w:p w14:paraId="796B57C4" w14:textId="77777777" w:rsidR="00141AC1" w:rsidRDefault="00904F58">
            <w:pPr>
              <w:rPr>
                <w:rFonts w:ascii="华文仿宋" w:eastAsia="华文仿宋" w:hAnsi="华文仿宋" w:cs="华文仿宋"/>
              </w:rPr>
            </w:pPr>
            <w:r>
              <w:rPr>
                <w:rFonts w:ascii="华文仿宋" w:eastAsia="华文仿宋" w:hAnsi="华文仿宋" w:cs="华文仿宋" w:hint="eastAsia"/>
              </w:rPr>
              <w:t>医疗服务咨询</w:t>
            </w:r>
          </w:p>
        </w:tc>
        <w:tc>
          <w:tcPr>
            <w:tcW w:w="3012" w:type="dxa"/>
            <w:vAlign w:val="center"/>
          </w:tcPr>
          <w:p w14:paraId="2612E727" w14:textId="77777777" w:rsidR="00141AC1" w:rsidRDefault="00904F58">
            <w:pPr>
              <w:rPr>
                <w:rFonts w:ascii="华文仿宋" w:eastAsia="华文仿宋" w:hAnsi="华文仿宋" w:cs="华文仿宋"/>
              </w:rPr>
            </w:pPr>
            <w:r>
              <w:rPr>
                <w:rFonts w:ascii="华文仿宋" w:eastAsia="华文仿宋" w:hAnsi="华文仿宋" w:cs="华文仿宋" w:hint="eastAsia"/>
              </w:rPr>
              <w:t>护士可帮客户选择合适的医生就诊及其他医疗咨询服务。</w:t>
            </w:r>
          </w:p>
        </w:tc>
        <w:tc>
          <w:tcPr>
            <w:tcW w:w="3472" w:type="dxa"/>
          </w:tcPr>
          <w:p w14:paraId="3E3A7AD7" w14:textId="77777777" w:rsidR="00141AC1" w:rsidRDefault="00904F58">
            <w:pPr>
              <w:rPr>
                <w:rFonts w:ascii="华文仿宋" w:eastAsia="华文仿宋" w:hAnsi="华文仿宋" w:cs="华文仿宋"/>
              </w:rPr>
            </w:pPr>
            <w:r>
              <w:rPr>
                <w:rFonts w:ascii="华文仿宋" w:eastAsia="华文仿宋" w:hAnsi="华文仿宋" w:cs="华文仿宋" w:hint="eastAsia"/>
              </w:rPr>
              <w:t>支持电话、护士台等方式咨询。</w:t>
            </w:r>
          </w:p>
          <w:p w14:paraId="6487625E" w14:textId="77777777" w:rsidR="00141AC1" w:rsidRDefault="00904F58">
            <w:pPr>
              <w:rPr>
                <w:rFonts w:ascii="华文仿宋" w:eastAsia="华文仿宋" w:hAnsi="华文仿宋" w:cs="华文仿宋"/>
              </w:rPr>
            </w:pPr>
            <w:r>
              <w:rPr>
                <w:rFonts w:ascii="华文仿宋" w:eastAsia="华文仿宋" w:hAnsi="华文仿宋" w:cs="华文仿宋" w:hint="eastAsia"/>
              </w:rPr>
              <w:t>服务电话：</w:t>
            </w:r>
            <w:r>
              <w:rPr>
                <w:rFonts w:ascii="华文仿宋" w:eastAsia="华文仿宋" w:hAnsi="华文仿宋" w:cs="华文仿宋" w:hint="eastAsia"/>
              </w:rPr>
              <w:t>86006016</w:t>
            </w:r>
            <w:r>
              <w:rPr>
                <w:rFonts w:ascii="华文仿宋" w:eastAsia="华文仿宋" w:hAnsi="华文仿宋" w:cs="华文仿宋" w:hint="eastAsia"/>
              </w:rPr>
              <w:t>、</w:t>
            </w:r>
            <w:r>
              <w:rPr>
                <w:rFonts w:ascii="华文仿宋" w:eastAsia="华文仿宋" w:hAnsi="华文仿宋" w:cs="华文仿宋" w:hint="eastAsia"/>
              </w:rPr>
              <w:t>86006031</w:t>
            </w:r>
            <w:r>
              <w:rPr>
                <w:rFonts w:ascii="华文仿宋" w:eastAsia="华文仿宋" w:hAnsi="华文仿宋" w:cs="华文仿宋" w:hint="eastAsia"/>
              </w:rPr>
              <w:t>、</w:t>
            </w:r>
            <w:r>
              <w:rPr>
                <w:rFonts w:ascii="华文仿宋" w:eastAsia="华文仿宋" w:hAnsi="华文仿宋" w:cs="华文仿宋" w:hint="eastAsia"/>
              </w:rPr>
              <w:t>86006667</w:t>
            </w:r>
            <w:r>
              <w:rPr>
                <w:rFonts w:ascii="华文仿宋" w:eastAsia="华文仿宋" w:hAnsi="华文仿宋" w:cs="华文仿宋" w:hint="eastAsia"/>
              </w:rPr>
              <w:t>。</w:t>
            </w:r>
          </w:p>
        </w:tc>
      </w:tr>
    </w:tbl>
    <w:p w14:paraId="78B3002D" w14:textId="77777777" w:rsidR="00141AC1" w:rsidRDefault="00141AC1">
      <w:pPr>
        <w:spacing w:line="360" w:lineRule="auto"/>
        <w:rPr>
          <w:rFonts w:ascii="华文仿宋" w:eastAsia="华文仿宋" w:hAnsi="华文仿宋" w:cs="华文仿宋"/>
        </w:rPr>
      </w:pPr>
    </w:p>
    <w:p w14:paraId="061AAB13" w14:textId="77777777" w:rsidR="00141AC1" w:rsidRDefault="00904F58">
      <w:pPr>
        <w:pStyle w:val="a9"/>
        <w:numPr>
          <w:ilvl w:val="0"/>
          <w:numId w:val="2"/>
        </w:numPr>
        <w:spacing w:line="360" w:lineRule="auto"/>
        <w:ind w:firstLineChars="0"/>
        <w:rPr>
          <w:rFonts w:ascii="华文仿宋" w:eastAsia="华文仿宋" w:hAnsi="华文仿宋" w:cs="华文仿宋"/>
          <w:b/>
          <w:bCs/>
        </w:rPr>
      </w:pPr>
      <w:r>
        <w:rPr>
          <w:rFonts w:ascii="华文仿宋" w:eastAsia="华文仿宋" w:hAnsi="华文仿宋" w:cs="华文仿宋" w:hint="eastAsia"/>
          <w:b/>
          <w:bCs/>
        </w:rPr>
        <w:t>服务结算内容</w:t>
      </w:r>
    </w:p>
    <w:p w14:paraId="48219A98" w14:textId="77777777" w:rsidR="00141AC1" w:rsidRDefault="00904F58">
      <w:pPr>
        <w:spacing w:line="360" w:lineRule="auto"/>
        <w:jc w:val="both"/>
        <w:rPr>
          <w:rFonts w:ascii="华文仿宋" w:eastAsia="华文仿宋" w:hAnsi="华文仿宋" w:cs="华文仿宋"/>
        </w:rPr>
      </w:pPr>
      <w:r>
        <w:rPr>
          <w:rFonts w:ascii="华文仿宋" w:eastAsia="华文仿宋" w:hAnsi="华文仿宋" w:cs="华文仿宋" w:hint="eastAsia"/>
        </w:rPr>
        <w:t>（一）服务时效：合作期限为</w:t>
      </w:r>
      <w:r>
        <w:rPr>
          <w:rFonts w:ascii="华文仿宋" w:eastAsia="华文仿宋" w:hAnsi="华文仿宋" w:cs="华文仿宋" w:hint="eastAsia"/>
        </w:rPr>
        <w:t>2026</w:t>
      </w:r>
      <w:r>
        <w:rPr>
          <w:rFonts w:ascii="华文仿宋" w:eastAsia="华文仿宋" w:hAnsi="华文仿宋" w:cs="华文仿宋" w:hint="eastAsia"/>
        </w:rPr>
        <w:t>年</w:t>
      </w:r>
      <w:r>
        <w:rPr>
          <w:rFonts w:ascii="华文仿宋" w:eastAsia="华文仿宋" w:hAnsi="华文仿宋" w:cs="华文仿宋" w:hint="eastAsia"/>
        </w:rPr>
        <w:t>1</w:t>
      </w:r>
      <w:r>
        <w:rPr>
          <w:rFonts w:ascii="华文仿宋" w:eastAsia="华文仿宋" w:hAnsi="华文仿宋" w:cs="华文仿宋" w:hint="eastAsia"/>
        </w:rPr>
        <w:t>月</w:t>
      </w:r>
      <w:r>
        <w:rPr>
          <w:rFonts w:ascii="华文仿宋" w:eastAsia="华文仿宋" w:hAnsi="华文仿宋" w:cs="华文仿宋" w:hint="eastAsia"/>
        </w:rPr>
        <w:t>1</w:t>
      </w:r>
      <w:r>
        <w:rPr>
          <w:rFonts w:ascii="华文仿宋" w:eastAsia="华文仿宋" w:hAnsi="华文仿宋" w:cs="华文仿宋" w:hint="eastAsia"/>
        </w:rPr>
        <w:t>日至</w:t>
      </w:r>
      <w:r>
        <w:rPr>
          <w:rFonts w:ascii="华文仿宋" w:eastAsia="华文仿宋" w:hAnsi="华文仿宋" w:cs="华文仿宋" w:hint="eastAsia"/>
        </w:rPr>
        <w:t>2028</w:t>
      </w:r>
      <w:r>
        <w:rPr>
          <w:rFonts w:ascii="华文仿宋" w:eastAsia="华文仿宋" w:hAnsi="华文仿宋" w:cs="华文仿宋" w:hint="eastAsia"/>
        </w:rPr>
        <w:t>年</w:t>
      </w:r>
      <w:r>
        <w:rPr>
          <w:rFonts w:ascii="华文仿宋" w:eastAsia="华文仿宋" w:hAnsi="华文仿宋" w:cs="华文仿宋" w:hint="eastAsia"/>
        </w:rPr>
        <w:t>12</w:t>
      </w:r>
      <w:r>
        <w:rPr>
          <w:rFonts w:ascii="华文仿宋" w:eastAsia="华文仿宋" w:hAnsi="华文仿宋" w:cs="华文仿宋" w:hint="eastAsia"/>
        </w:rPr>
        <w:t>月</w:t>
      </w:r>
      <w:r>
        <w:rPr>
          <w:rFonts w:ascii="华文仿宋" w:eastAsia="华文仿宋" w:hAnsi="华文仿宋" w:cs="华文仿宋" w:hint="eastAsia"/>
        </w:rPr>
        <w:t>31</w:t>
      </w:r>
      <w:r>
        <w:rPr>
          <w:rFonts w:ascii="华文仿宋" w:eastAsia="华文仿宋" w:hAnsi="华文仿宋" w:cs="华文仿宋" w:hint="eastAsia"/>
        </w:rPr>
        <w:t>日。</w:t>
      </w:r>
    </w:p>
    <w:p w14:paraId="4C3496E1" w14:textId="77777777" w:rsidR="00141AC1" w:rsidRDefault="00904F58">
      <w:pPr>
        <w:spacing w:line="360" w:lineRule="auto"/>
        <w:jc w:val="both"/>
        <w:rPr>
          <w:rFonts w:ascii="华文仿宋" w:eastAsia="华文仿宋" w:hAnsi="华文仿宋" w:cs="华文仿宋"/>
        </w:rPr>
      </w:pPr>
      <w:r>
        <w:rPr>
          <w:rFonts w:ascii="华文仿宋" w:eastAsia="华文仿宋" w:hAnsi="华文仿宋" w:cs="华文仿宋" w:hint="eastAsia"/>
        </w:rPr>
        <w:t>（二）通道费结算：</w:t>
      </w:r>
    </w:p>
    <w:p w14:paraId="188D1187" w14:textId="1A4B116F"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 xml:space="preserve">1. </w:t>
      </w:r>
      <w:r>
        <w:rPr>
          <w:rFonts w:ascii="华文仿宋" w:eastAsia="华文仿宋" w:hAnsi="华文仿宋" w:cs="华文仿宋" w:hint="eastAsia"/>
        </w:rPr>
        <w:t>贵宾医疗健康服务</w:t>
      </w:r>
      <w:ins w:id="3" w:author="珊 吴" w:date="2025-12-30T14:06:00Z">
        <w:r w:rsidR="00B64C64">
          <w:rPr>
            <w:rFonts w:ascii="华文仿宋" w:eastAsia="华文仿宋" w:hAnsi="华文仿宋" w:cs="华文仿宋" w:hint="eastAsia"/>
          </w:rPr>
          <w:t>三年</w:t>
        </w:r>
      </w:ins>
      <w:r>
        <w:rPr>
          <w:rFonts w:ascii="华文仿宋" w:eastAsia="华文仿宋" w:hAnsi="华文仿宋" w:cs="华文仿宋" w:hint="eastAsia"/>
        </w:rPr>
        <w:t>通道费</w:t>
      </w:r>
      <w:ins w:id="4" w:author="珊 吴" w:date="2025-12-30T14:06:00Z">
        <w:r w:rsidR="00B64C64">
          <w:rPr>
            <w:rFonts w:ascii="华文仿宋" w:eastAsia="华文仿宋" w:hAnsi="华文仿宋" w:cs="华文仿宋" w:hint="eastAsia"/>
          </w:rPr>
          <w:t>合计</w:t>
        </w:r>
      </w:ins>
      <w:r>
        <w:rPr>
          <w:rFonts w:ascii="华文仿宋" w:eastAsia="华文仿宋" w:hAnsi="华文仿宋" w:cs="华文仿宋" w:hint="eastAsia"/>
        </w:rPr>
        <w:t>为</w:t>
      </w:r>
      <w:r>
        <w:rPr>
          <w:rFonts w:ascii="华文仿宋" w:eastAsia="华文仿宋" w:hAnsi="华文仿宋" w:cs="华文仿宋" w:hint="eastAsia"/>
        </w:rPr>
        <w:t>¥432000.00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含税，不包含特需门诊诊疗费</w:t>
      </w:r>
      <w:r>
        <w:rPr>
          <w:rFonts w:ascii="华文仿宋" w:eastAsia="华文仿宋" w:hAnsi="华文仿宋" w:cs="华文仿宋" w:hint="eastAsia"/>
        </w:rPr>
        <w:t>),</w:t>
      </w:r>
      <w:r>
        <w:rPr>
          <w:rFonts w:ascii="华文仿宋" w:eastAsia="华文仿宋" w:hAnsi="华文仿宋" w:cs="华文仿宋" w:hint="eastAsia"/>
        </w:rPr>
        <w:t>大写金额：人民币肆拾叁万贰仟元整。</w:t>
      </w:r>
    </w:p>
    <w:p w14:paraId="76E62F12" w14:textId="77777777" w:rsidR="00141AC1" w:rsidRDefault="00904F58">
      <w:pPr>
        <w:numPr>
          <w:ins w:id="5" w:author="风停" w:date="1900-01-01T00:00:00Z"/>
        </w:num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 xml:space="preserve">2. </w:t>
      </w:r>
      <w:r>
        <w:rPr>
          <w:rFonts w:ascii="华文仿宋" w:eastAsia="华文仿宋" w:hAnsi="华文仿宋" w:cs="华文仿宋" w:hint="eastAsia"/>
        </w:rPr>
        <w:t>贵宾医疗健康服务通道费的分批付款时间及金额如下：</w:t>
      </w:r>
    </w:p>
    <w:p w14:paraId="77A8CD3B"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1</w:t>
      </w:r>
      <w:r>
        <w:rPr>
          <w:rFonts w:ascii="华文仿宋" w:eastAsia="华文仿宋" w:hAnsi="华文仿宋" w:cs="华文仿宋" w:hint="eastAsia"/>
        </w:rPr>
        <w:t>）第一次付款时间为</w:t>
      </w:r>
      <w:r>
        <w:rPr>
          <w:rFonts w:ascii="华文仿宋" w:eastAsia="华文仿宋" w:hAnsi="华文仿宋" w:cs="华文仿宋" w:hint="eastAsia"/>
        </w:rPr>
        <w:t>2026</w:t>
      </w:r>
      <w:r>
        <w:rPr>
          <w:rFonts w:ascii="华文仿宋" w:eastAsia="华文仿宋" w:hAnsi="华文仿宋" w:cs="华文仿宋" w:hint="eastAsia"/>
        </w:rPr>
        <w:t>年</w:t>
      </w:r>
      <w:r>
        <w:rPr>
          <w:rFonts w:ascii="华文仿宋" w:eastAsia="华文仿宋" w:hAnsi="华文仿宋" w:cs="华文仿宋" w:hint="eastAsia"/>
        </w:rPr>
        <w:t>6</w:t>
      </w:r>
      <w:r>
        <w:rPr>
          <w:rFonts w:ascii="华文仿宋" w:eastAsia="华文仿宋" w:hAnsi="华文仿宋" w:cs="华文仿宋" w:hint="eastAsia"/>
        </w:rPr>
        <w:t>月</w:t>
      </w:r>
      <w:r>
        <w:rPr>
          <w:rFonts w:ascii="华文仿宋" w:eastAsia="华文仿宋" w:hAnsi="华文仿宋" w:cs="华文仿宋" w:hint="eastAsia"/>
        </w:rPr>
        <w:t>30</w:t>
      </w:r>
      <w:r>
        <w:rPr>
          <w:rFonts w:ascii="华文仿宋" w:eastAsia="华文仿宋" w:hAnsi="华文仿宋" w:cs="华文仿宋" w:hint="eastAsia"/>
        </w:rPr>
        <w:t>日，甲方向乙方支付</w:t>
      </w:r>
      <w:r>
        <w:rPr>
          <w:rFonts w:ascii="华文仿宋" w:eastAsia="华文仿宋" w:hAnsi="华文仿宋" w:cs="华文仿宋" w:hint="eastAsia"/>
        </w:rPr>
        <w:t>2026</w:t>
      </w:r>
      <w:r>
        <w:rPr>
          <w:rFonts w:ascii="华文仿宋" w:eastAsia="华文仿宋" w:hAnsi="华文仿宋" w:cs="华文仿宋" w:hint="eastAsia"/>
        </w:rPr>
        <w:t>年贵宾医疗健康服务通道费，小写</w:t>
      </w:r>
      <w:r>
        <w:rPr>
          <w:rFonts w:ascii="华文仿宋" w:eastAsia="华文仿宋" w:hAnsi="华文仿宋" w:cs="华文仿宋" w:hint="eastAsia"/>
        </w:rPr>
        <w:t>:</w:t>
      </w:r>
      <w:r>
        <w:rPr>
          <w:rFonts w:ascii="华文仿宋" w:eastAsia="华文仿宋" w:hAnsi="华文仿宋" w:cs="华文仿宋" w:hint="eastAsia"/>
        </w:rPr>
        <w:t>￥</w:t>
      </w:r>
      <w:r>
        <w:rPr>
          <w:rFonts w:ascii="华文仿宋" w:eastAsia="华文仿宋" w:hAnsi="华文仿宋" w:cs="华文仿宋" w:hint="eastAsia"/>
        </w:rPr>
        <w:t>144000.00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大写</w:t>
      </w:r>
      <w:r>
        <w:rPr>
          <w:rFonts w:ascii="华文仿宋" w:eastAsia="华文仿宋" w:hAnsi="华文仿宋" w:cs="华文仿宋" w:hint="eastAsia"/>
        </w:rPr>
        <w:t xml:space="preserve">: </w:t>
      </w:r>
      <w:r>
        <w:rPr>
          <w:rFonts w:ascii="华文仿宋" w:eastAsia="华文仿宋" w:hAnsi="华文仿宋" w:cs="华文仿宋" w:hint="eastAsia"/>
        </w:rPr>
        <w:t>人民币拾万肆仟肆佰元整</w:t>
      </w:r>
      <w:r>
        <w:rPr>
          <w:rFonts w:ascii="华文仿宋" w:eastAsia="华文仿宋" w:hAnsi="华文仿宋" w:cs="华文仿宋" w:hint="eastAsia"/>
        </w:rPr>
        <w:t>)</w:t>
      </w:r>
      <w:r>
        <w:rPr>
          <w:rFonts w:ascii="华文仿宋" w:eastAsia="华文仿宋" w:hAnsi="华文仿宋" w:cs="华文仿宋" w:hint="eastAsia"/>
        </w:rPr>
        <w:t>。</w:t>
      </w:r>
    </w:p>
    <w:p w14:paraId="21D64ED7"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2</w:t>
      </w:r>
      <w:r>
        <w:rPr>
          <w:rFonts w:ascii="华文仿宋" w:eastAsia="华文仿宋" w:hAnsi="华文仿宋" w:cs="华文仿宋" w:hint="eastAsia"/>
        </w:rPr>
        <w:t>）第二次付款时间为</w:t>
      </w:r>
      <w:r>
        <w:rPr>
          <w:rFonts w:ascii="华文仿宋" w:eastAsia="华文仿宋" w:hAnsi="华文仿宋" w:cs="华文仿宋" w:hint="eastAsia"/>
        </w:rPr>
        <w:t>2027</w:t>
      </w:r>
      <w:r>
        <w:rPr>
          <w:rFonts w:ascii="华文仿宋" w:eastAsia="华文仿宋" w:hAnsi="华文仿宋" w:cs="华文仿宋" w:hint="eastAsia"/>
        </w:rPr>
        <w:t>年</w:t>
      </w:r>
      <w:r>
        <w:rPr>
          <w:rFonts w:ascii="华文仿宋" w:eastAsia="华文仿宋" w:hAnsi="华文仿宋" w:cs="华文仿宋" w:hint="eastAsia"/>
        </w:rPr>
        <w:t>6</w:t>
      </w:r>
      <w:r>
        <w:rPr>
          <w:rFonts w:ascii="华文仿宋" w:eastAsia="华文仿宋" w:hAnsi="华文仿宋" w:cs="华文仿宋" w:hint="eastAsia"/>
        </w:rPr>
        <w:t>月</w:t>
      </w:r>
      <w:r>
        <w:rPr>
          <w:rFonts w:ascii="华文仿宋" w:eastAsia="华文仿宋" w:hAnsi="华文仿宋" w:cs="华文仿宋" w:hint="eastAsia"/>
        </w:rPr>
        <w:t>30</w:t>
      </w:r>
      <w:r>
        <w:rPr>
          <w:rFonts w:ascii="华文仿宋" w:eastAsia="华文仿宋" w:hAnsi="华文仿宋" w:cs="华文仿宋" w:hint="eastAsia"/>
        </w:rPr>
        <w:t>日，甲方向乙方支付</w:t>
      </w:r>
      <w:r>
        <w:rPr>
          <w:rFonts w:ascii="华文仿宋" w:eastAsia="华文仿宋" w:hAnsi="华文仿宋" w:cs="华文仿宋" w:hint="eastAsia"/>
        </w:rPr>
        <w:t>2027</w:t>
      </w:r>
      <w:r>
        <w:rPr>
          <w:rFonts w:ascii="华文仿宋" w:eastAsia="华文仿宋" w:hAnsi="华文仿宋" w:cs="华文仿宋" w:hint="eastAsia"/>
        </w:rPr>
        <w:t>年贵宾医疗健康服务通道费，小写</w:t>
      </w:r>
      <w:r>
        <w:rPr>
          <w:rFonts w:ascii="华文仿宋" w:eastAsia="华文仿宋" w:hAnsi="华文仿宋" w:cs="华文仿宋" w:hint="eastAsia"/>
        </w:rPr>
        <w:t>:</w:t>
      </w:r>
      <w:r>
        <w:rPr>
          <w:rFonts w:ascii="华文仿宋" w:eastAsia="华文仿宋" w:hAnsi="华文仿宋" w:cs="华文仿宋" w:hint="eastAsia"/>
        </w:rPr>
        <w:t>￥</w:t>
      </w:r>
      <w:r>
        <w:rPr>
          <w:rFonts w:ascii="华文仿宋" w:eastAsia="华文仿宋" w:hAnsi="华文仿宋" w:cs="华文仿宋" w:hint="eastAsia"/>
        </w:rPr>
        <w:t>144000.00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大写</w:t>
      </w:r>
      <w:r>
        <w:rPr>
          <w:rFonts w:ascii="华文仿宋" w:eastAsia="华文仿宋" w:hAnsi="华文仿宋" w:cs="华文仿宋" w:hint="eastAsia"/>
        </w:rPr>
        <w:t xml:space="preserve">: </w:t>
      </w:r>
      <w:r>
        <w:rPr>
          <w:rFonts w:ascii="华文仿宋" w:eastAsia="华文仿宋" w:hAnsi="华文仿宋" w:cs="华文仿宋" w:hint="eastAsia"/>
        </w:rPr>
        <w:t>人民币拾万肆仟肆佰元整</w:t>
      </w:r>
      <w:r>
        <w:rPr>
          <w:rFonts w:ascii="华文仿宋" w:eastAsia="华文仿宋" w:hAnsi="华文仿宋" w:cs="华文仿宋" w:hint="eastAsia"/>
        </w:rPr>
        <w:t>)</w:t>
      </w:r>
      <w:r>
        <w:rPr>
          <w:rFonts w:ascii="华文仿宋" w:eastAsia="华文仿宋" w:hAnsi="华文仿宋" w:cs="华文仿宋" w:hint="eastAsia"/>
        </w:rPr>
        <w:t>。</w:t>
      </w:r>
    </w:p>
    <w:p w14:paraId="359B5211"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3</w:t>
      </w:r>
      <w:r>
        <w:rPr>
          <w:rFonts w:ascii="华文仿宋" w:eastAsia="华文仿宋" w:hAnsi="华文仿宋" w:cs="华文仿宋" w:hint="eastAsia"/>
        </w:rPr>
        <w:t>）第三次付款时间为</w:t>
      </w:r>
      <w:r>
        <w:rPr>
          <w:rFonts w:ascii="华文仿宋" w:eastAsia="华文仿宋" w:hAnsi="华文仿宋" w:cs="华文仿宋" w:hint="eastAsia"/>
        </w:rPr>
        <w:t>2028</w:t>
      </w:r>
      <w:r>
        <w:rPr>
          <w:rFonts w:ascii="华文仿宋" w:eastAsia="华文仿宋" w:hAnsi="华文仿宋" w:cs="华文仿宋" w:hint="eastAsia"/>
        </w:rPr>
        <w:t>年</w:t>
      </w:r>
      <w:r>
        <w:rPr>
          <w:rFonts w:ascii="华文仿宋" w:eastAsia="华文仿宋" w:hAnsi="华文仿宋" w:cs="华文仿宋" w:hint="eastAsia"/>
        </w:rPr>
        <w:t>6</w:t>
      </w:r>
      <w:r>
        <w:rPr>
          <w:rFonts w:ascii="华文仿宋" w:eastAsia="华文仿宋" w:hAnsi="华文仿宋" w:cs="华文仿宋" w:hint="eastAsia"/>
        </w:rPr>
        <w:t>月</w:t>
      </w:r>
      <w:r>
        <w:rPr>
          <w:rFonts w:ascii="华文仿宋" w:eastAsia="华文仿宋" w:hAnsi="华文仿宋" w:cs="华文仿宋" w:hint="eastAsia"/>
        </w:rPr>
        <w:t>30</w:t>
      </w:r>
      <w:r>
        <w:rPr>
          <w:rFonts w:ascii="华文仿宋" w:eastAsia="华文仿宋" w:hAnsi="华文仿宋" w:cs="华文仿宋" w:hint="eastAsia"/>
        </w:rPr>
        <w:t>日，甲方向乙方支付</w:t>
      </w:r>
      <w:r>
        <w:rPr>
          <w:rFonts w:ascii="华文仿宋" w:eastAsia="华文仿宋" w:hAnsi="华文仿宋" w:cs="华文仿宋" w:hint="eastAsia"/>
        </w:rPr>
        <w:t>2028</w:t>
      </w:r>
      <w:r>
        <w:rPr>
          <w:rFonts w:ascii="华文仿宋" w:eastAsia="华文仿宋" w:hAnsi="华文仿宋" w:cs="华文仿宋" w:hint="eastAsia"/>
        </w:rPr>
        <w:t>年贵宾医疗健康服务通道费，小写</w:t>
      </w:r>
      <w:r>
        <w:rPr>
          <w:rFonts w:ascii="华文仿宋" w:eastAsia="华文仿宋" w:hAnsi="华文仿宋" w:cs="华文仿宋" w:hint="eastAsia"/>
        </w:rPr>
        <w:t>:</w:t>
      </w:r>
      <w:r>
        <w:rPr>
          <w:rFonts w:ascii="华文仿宋" w:eastAsia="华文仿宋" w:hAnsi="华文仿宋" w:cs="华文仿宋" w:hint="eastAsia"/>
        </w:rPr>
        <w:t>￥</w:t>
      </w:r>
      <w:r>
        <w:rPr>
          <w:rFonts w:ascii="华文仿宋" w:eastAsia="华文仿宋" w:hAnsi="华文仿宋" w:cs="华文仿宋" w:hint="eastAsia"/>
        </w:rPr>
        <w:t>144000.00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大写</w:t>
      </w:r>
      <w:r>
        <w:rPr>
          <w:rFonts w:ascii="华文仿宋" w:eastAsia="华文仿宋" w:hAnsi="华文仿宋" w:cs="华文仿宋" w:hint="eastAsia"/>
        </w:rPr>
        <w:t xml:space="preserve">: </w:t>
      </w:r>
      <w:r>
        <w:rPr>
          <w:rFonts w:ascii="华文仿宋" w:eastAsia="华文仿宋" w:hAnsi="华文仿宋" w:cs="华文仿宋" w:hint="eastAsia"/>
        </w:rPr>
        <w:t>人民币拾万肆仟肆佰元整</w:t>
      </w:r>
      <w:r>
        <w:rPr>
          <w:rFonts w:ascii="华文仿宋" w:eastAsia="华文仿宋" w:hAnsi="华文仿宋" w:cs="华文仿宋" w:hint="eastAsia"/>
        </w:rPr>
        <w:t>)</w:t>
      </w:r>
      <w:r>
        <w:rPr>
          <w:rFonts w:ascii="华文仿宋" w:eastAsia="华文仿宋" w:hAnsi="华文仿宋" w:cs="华文仿宋" w:hint="eastAsia"/>
        </w:rPr>
        <w:t>。</w:t>
      </w:r>
    </w:p>
    <w:p w14:paraId="22A8265A" w14:textId="77777777" w:rsidR="00141AC1" w:rsidRDefault="00904F58">
      <w:pPr>
        <w:numPr>
          <w:ins w:id="6" w:author="风停" w:date="1900-01-01T00:00:00Z"/>
        </w:num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3.</w:t>
      </w:r>
      <w:r>
        <w:rPr>
          <w:rFonts w:ascii="华文仿宋" w:eastAsia="华文仿宋" w:hAnsi="华文仿宋" w:cs="华文仿宋" w:hint="eastAsia"/>
        </w:rPr>
        <w:t>开票内容：本合作协议内，甲方开具的发票需为符合国家规定的专票，开票内容：服务费。</w:t>
      </w:r>
    </w:p>
    <w:p w14:paraId="27D40BCF" w14:textId="2CCD08C0"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 xml:space="preserve">4. </w:t>
      </w:r>
      <w:r>
        <w:rPr>
          <w:rFonts w:ascii="华文仿宋" w:eastAsia="华文仿宋" w:hAnsi="华文仿宋" w:cs="华文仿宋" w:hint="eastAsia"/>
        </w:rPr>
        <w:t>乙方收到甲方开出增值税专用发票确认无误后</w:t>
      </w:r>
      <w:r>
        <w:rPr>
          <w:rFonts w:ascii="华文仿宋" w:eastAsia="华文仿宋" w:hAnsi="华文仿宋" w:cs="华文仿宋" w:hint="eastAsia"/>
        </w:rPr>
        <w:t>20</w:t>
      </w:r>
      <w:r>
        <w:rPr>
          <w:rFonts w:ascii="华文仿宋" w:eastAsia="华文仿宋" w:hAnsi="华文仿宋" w:cs="华文仿宋" w:hint="eastAsia"/>
        </w:rPr>
        <w:t>个工作日内，向甲方支付发票金额的款项到本合同指定的甲方账户。</w:t>
      </w:r>
      <w:ins w:id="7" w:author="珊 吴" w:date="2025-12-30T14:07:00Z">
        <w:r w:rsidR="00B64C64">
          <w:rPr>
            <w:rFonts w:ascii="华文仿宋" w:eastAsia="华文仿宋" w:hAnsi="华文仿宋" w:cs="华文仿宋" w:hint="eastAsia"/>
          </w:rPr>
          <w:t>如甲方开具发票延迟的，乙方付款义务顺延并不承担任何违约责任。</w:t>
        </w:r>
      </w:ins>
    </w:p>
    <w:p w14:paraId="0CD5D81F" w14:textId="77777777" w:rsidR="00141AC1" w:rsidRDefault="00904F58">
      <w:pPr>
        <w:numPr>
          <w:ilvl w:val="255"/>
          <w:numId w:val="0"/>
        </w:num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1</w:t>
      </w:r>
      <w:r>
        <w:rPr>
          <w:rFonts w:ascii="华文仿宋" w:eastAsia="华文仿宋" w:hAnsi="华文仿宋" w:cs="华文仿宋" w:hint="eastAsia"/>
        </w:rPr>
        <w:t>）甲方账户如下：</w:t>
      </w:r>
    </w:p>
    <w:p w14:paraId="02D0E187"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户名：浙江大学医学院附属邵逸夫医院</w:t>
      </w:r>
    </w:p>
    <w:p w14:paraId="2268975D"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账号：</w:t>
      </w:r>
      <w:r>
        <w:rPr>
          <w:rFonts w:ascii="华文仿宋" w:eastAsia="华文仿宋" w:hAnsi="华文仿宋" w:cs="华文仿宋" w:hint="eastAsia"/>
        </w:rPr>
        <w:t>1202020709014428670</w:t>
      </w:r>
    </w:p>
    <w:p w14:paraId="2183A1C8"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开户行：杭州市工行解放路支行</w:t>
      </w:r>
    </w:p>
    <w:p w14:paraId="51E23BB7"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lastRenderedPageBreak/>
        <w:t>（</w:t>
      </w:r>
      <w:r>
        <w:rPr>
          <w:rFonts w:ascii="华文仿宋" w:eastAsia="华文仿宋" w:hAnsi="华文仿宋" w:cs="华文仿宋" w:hint="eastAsia"/>
        </w:rPr>
        <w:t>2</w:t>
      </w:r>
      <w:r>
        <w:rPr>
          <w:rFonts w:ascii="华文仿宋" w:eastAsia="华文仿宋" w:hAnsi="华文仿宋" w:cs="华文仿宋" w:hint="eastAsia"/>
        </w:rPr>
        <w:t>）甲方的上述账户信息如有变更，甲方应当在正式开票前</w:t>
      </w:r>
      <w:r>
        <w:rPr>
          <w:rFonts w:ascii="华文仿宋" w:eastAsia="华文仿宋" w:hAnsi="华文仿宋" w:cs="华文仿宋" w:hint="eastAsia"/>
        </w:rPr>
        <w:t>15</w:t>
      </w:r>
      <w:r>
        <w:rPr>
          <w:rFonts w:ascii="华文仿宋" w:eastAsia="华文仿宋" w:hAnsi="华文仿宋" w:cs="华文仿宋" w:hint="eastAsia"/>
        </w:rPr>
        <w:t>个工作日以书面文件邮寄</w:t>
      </w:r>
      <w:r>
        <w:rPr>
          <w:rFonts w:ascii="华文仿宋" w:eastAsia="华文仿宋" w:hAnsi="华文仿宋" w:cs="华文仿宋" w:hint="eastAsia"/>
        </w:rPr>
        <w:t>(</w:t>
      </w:r>
      <w:r>
        <w:rPr>
          <w:rFonts w:ascii="华文仿宋" w:eastAsia="华文仿宋" w:hAnsi="华文仿宋" w:cs="华文仿宋" w:hint="eastAsia"/>
        </w:rPr>
        <w:t>乙方联系人地址</w:t>
      </w:r>
      <w:r>
        <w:rPr>
          <w:rFonts w:ascii="华文仿宋" w:eastAsia="华文仿宋" w:hAnsi="华文仿宋" w:cs="华文仿宋" w:hint="eastAsia"/>
        </w:rPr>
        <w:t>)</w:t>
      </w:r>
      <w:r>
        <w:rPr>
          <w:rFonts w:ascii="华文仿宋" w:eastAsia="华文仿宋" w:hAnsi="华文仿宋" w:cs="华文仿宋" w:hint="eastAsia"/>
        </w:rPr>
        <w:t>或电子邮件</w:t>
      </w:r>
      <w:r>
        <w:rPr>
          <w:rFonts w:ascii="华文仿宋" w:eastAsia="华文仿宋" w:hAnsi="华文仿宋" w:cs="华文仿宋" w:hint="eastAsia"/>
        </w:rPr>
        <w:t>(</w:t>
      </w:r>
      <w:r>
        <w:rPr>
          <w:rFonts w:ascii="华文仿宋" w:eastAsia="华文仿宋" w:hAnsi="华文仿宋" w:cs="华文仿宋" w:hint="eastAsia"/>
        </w:rPr>
        <w:t>乙方联系人邮箱</w:t>
      </w:r>
      <w:r>
        <w:rPr>
          <w:rFonts w:ascii="华文仿宋" w:eastAsia="华文仿宋" w:hAnsi="华文仿宋" w:cs="华文仿宋" w:hint="eastAsia"/>
        </w:rPr>
        <w:t>)</w:t>
      </w:r>
      <w:r>
        <w:rPr>
          <w:rFonts w:ascii="华文仿宋" w:eastAsia="华文仿宋" w:hAnsi="华文仿宋" w:cs="华文仿宋" w:hint="eastAsia"/>
        </w:rPr>
        <w:t>形式通知乙方，否则因此导致的一切后果由甲方自行承担。</w:t>
      </w:r>
    </w:p>
    <w:p w14:paraId="6F19AEF3" w14:textId="77777777" w:rsidR="00141AC1" w:rsidRDefault="00904F58">
      <w:pPr>
        <w:spacing w:line="360" w:lineRule="auto"/>
        <w:jc w:val="both"/>
        <w:rPr>
          <w:rFonts w:ascii="华文仿宋" w:eastAsia="华文仿宋" w:hAnsi="华文仿宋" w:cs="华文仿宋"/>
        </w:rPr>
      </w:pPr>
      <w:r>
        <w:rPr>
          <w:rFonts w:ascii="华文仿宋" w:eastAsia="华文仿宋" w:hAnsi="华文仿宋" w:cs="华文仿宋" w:hint="eastAsia"/>
        </w:rPr>
        <w:t>（三）特需门诊诊疗费结算：</w:t>
      </w:r>
    </w:p>
    <w:p w14:paraId="47598774"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 xml:space="preserve">1. </w:t>
      </w:r>
      <w:r>
        <w:rPr>
          <w:rFonts w:ascii="华文仿宋" w:eastAsia="华文仿宋" w:hAnsi="华文仿宋" w:cs="华文仿宋" w:hint="eastAsia"/>
        </w:rPr>
        <w:t>特需门诊诊疗费单价：</w:t>
      </w:r>
      <w:r>
        <w:rPr>
          <w:rFonts w:ascii="华文仿宋" w:eastAsia="华文仿宋" w:hAnsi="华文仿宋" w:cs="华文仿宋" w:hint="eastAsia"/>
        </w:rPr>
        <w:t>¥100.00</w:t>
      </w:r>
      <w:r>
        <w:rPr>
          <w:rFonts w:ascii="华文仿宋" w:eastAsia="华文仿宋" w:hAnsi="华文仿宋" w:cs="华文仿宋" w:hint="eastAsia"/>
        </w:rPr>
        <w:t>元</w:t>
      </w:r>
      <w:r>
        <w:rPr>
          <w:rFonts w:ascii="华文仿宋" w:eastAsia="华文仿宋" w:hAnsi="华文仿宋" w:cs="华文仿宋" w:hint="eastAsia"/>
        </w:rPr>
        <w:t>/</w:t>
      </w:r>
      <w:r>
        <w:rPr>
          <w:rFonts w:ascii="华文仿宋" w:eastAsia="华文仿宋" w:hAnsi="华文仿宋" w:cs="华文仿宋" w:hint="eastAsia"/>
        </w:rPr>
        <w:t>人次</w:t>
      </w:r>
      <w:r>
        <w:rPr>
          <w:rFonts w:ascii="华文仿宋" w:eastAsia="华文仿宋" w:hAnsi="华文仿宋" w:cs="华文仿宋" w:hint="eastAsia"/>
        </w:rPr>
        <w:t>(</w:t>
      </w:r>
      <w:r>
        <w:rPr>
          <w:rFonts w:ascii="华文仿宋" w:eastAsia="华文仿宋" w:hAnsi="华文仿宋" w:cs="华文仿宋" w:hint="eastAsia"/>
        </w:rPr>
        <w:t>含税</w:t>
      </w:r>
      <w:r>
        <w:rPr>
          <w:rFonts w:ascii="华文仿宋" w:eastAsia="华文仿宋" w:hAnsi="华文仿宋" w:cs="华文仿宋" w:hint="eastAsia"/>
        </w:rPr>
        <w:t>)</w:t>
      </w:r>
      <w:r>
        <w:rPr>
          <w:rFonts w:ascii="华文仿宋" w:eastAsia="华文仿宋" w:hAnsi="华文仿宋" w:cs="华文仿宋" w:hint="eastAsia"/>
        </w:rPr>
        <w:t>，大写金额：人民币壹佰元整。</w:t>
      </w:r>
    </w:p>
    <w:p w14:paraId="50AE4BA0"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 xml:space="preserve">2. </w:t>
      </w:r>
      <w:r>
        <w:rPr>
          <w:rFonts w:ascii="华文仿宋" w:eastAsia="华文仿宋" w:hAnsi="华文仿宋" w:cs="华文仿宋" w:hint="eastAsia"/>
        </w:rPr>
        <w:t>特需门诊诊疗费结算方式：特需门诊诊疗费采用年结制，即次年结算上一年度的浙江农</w:t>
      </w:r>
      <w:r>
        <w:rPr>
          <w:rFonts w:ascii="华文仿宋" w:eastAsia="华文仿宋" w:hAnsi="华文仿宋" w:cs="华文仿宋" w:hint="eastAsia"/>
        </w:rPr>
        <w:t>商银行系统贵宾客户诊疗费，费用由乙方辖属各农商银行按实际使用量结算。</w:t>
      </w:r>
    </w:p>
    <w:p w14:paraId="499814D6"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 xml:space="preserve">3. </w:t>
      </w:r>
      <w:r>
        <w:rPr>
          <w:rFonts w:ascii="华文仿宋" w:eastAsia="华文仿宋" w:hAnsi="华文仿宋" w:cs="华文仿宋" w:hint="eastAsia"/>
        </w:rPr>
        <w:t>特需门诊诊疗费核对：甲乙双方核对上一年度就诊贵宾客户人数，如乙方对甲方登记的贵宾客户就诊人数有异议的，可以与甲方进行协商确定，协商不一致的，按照银行方实际</w:t>
      </w:r>
      <w:r>
        <w:rPr>
          <w:rFonts w:ascii="华文仿宋" w:eastAsia="华文仿宋" w:hAnsi="华文仿宋" w:cs="华文仿宋" w:hint="eastAsia"/>
        </w:rPr>
        <w:t>POS</w:t>
      </w:r>
      <w:r>
        <w:rPr>
          <w:rFonts w:ascii="华文仿宋" w:eastAsia="华文仿宋" w:hAnsi="华文仿宋" w:cs="华文仿宋" w:hint="eastAsia"/>
        </w:rPr>
        <w:t>机或权益二维码核销记录为准。</w:t>
      </w:r>
    </w:p>
    <w:p w14:paraId="6A643C2B" w14:textId="3CF1A989" w:rsidR="00141AC1" w:rsidRPr="00B64C64" w:rsidRDefault="00904F58" w:rsidP="00B64C64">
      <w:pPr>
        <w:spacing w:line="360" w:lineRule="auto"/>
        <w:ind w:firstLineChars="200" w:firstLine="420"/>
        <w:jc w:val="both"/>
        <w:rPr>
          <w:rFonts w:ascii="华文仿宋" w:eastAsia="华文仿宋" w:hAnsi="华文仿宋" w:cs="华文仿宋" w:hint="eastAsia"/>
        </w:rPr>
      </w:pPr>
      <w:r>
        <w:rPr>
          <w:rFonts w:ascii="华文仿宋" w:eastAsia="华文仿宋" w:hAnsi="华文仿宋" w:cs="华文仿宋" w:hint="eastAsia"/>
        </w:rPr>
        <w:t xml:space="preserve">4. </w:t>
      </w:r>
      <w:r>
        <w:rPr>
          <w:rFonts w:ascii="华文仿宋" w:eastAsia="华文仿宋" w:hAnsi="华文仿宋" w:cs="华文仿宋" w:hint="eastAsia"/>
        </w:rPr>
        <w:t>特需门诊诊疗费开票及结算：甲乙双方就特需门诊就诊人数达成一致后，甲方向乙方辖属农商银行开具医院正规门诊</w:t>
      </w:r>
      <w:commentRangeStart w:id="8"/>
      <w:r>
        <w:rPr>
          <w:rFonts w:ascii="华文仿宋" w:eastAsia="华文仿宋" w:hAnsi="华文仿宋" w:cs="华文仿宋" w:hint="eastAsia"/>
        </w:rPr>
        <w:t>发票</w:t>
      </w:r>
      <w:commentRangeEnd w:id="8"/>
      <w:r w:rsidR="00D35505">
        <w:rPr>
          <w:rStyle w:val="ab"/>
        </w:rPr>
        <w:commentReference w:id="8"/>
      </w:r>
      <w:r>
        <w:rPr>
          <w:rFonts w:ascii="华文仿宋" w:eastAsia="华文仿宋" w:hAnsi="华文仿宋" w:cs="华文仿宋" w:hint="eastAsia"/>
        </w:rPr>
        <w:t>，并通知乙方辖属农商银行</w:t>
      </w:r>
      <w:ins w:id="9" w:author="星韵律师" w:date="2025-12-30T11:06:00Z">
        <w:r w:rsidR="00D35505">
          <w:rPr>
            <w:rFonts w:ascii="华文仿宋" w:eastAsia="华文仿宋" w:hAnsi="华文仿宋" w:cs="华文仿宋" w:hint="eastAsia"/>
          </w:rPr>
          <w:t>与</w:t>
        </w:r>
      </w:ins>
      <w:r>
        <w:rPr>
          <w:rFonts w:ascii="华文仿宋" w:eastAsia="华文仿宋" w:hAnsi="华文仿宋" w:cs="华文仿宋" w:hint="eastAsia"/>
        </w:rPr>
        <w:t>甲方进行结算。结算方式及开票内容遵循本合同协议约定</w:t>
      </w:r>
      <w:r>
        <w:rPr>
          <w:rFonts w:ascii="华文仿宋" w:eastAsia="华文仿宋" w:hAnsi="华文仿宋" w:cs="华文仿宋" w:hint="eastAsia"/>
        </w:rPr>
        <w:t>(</w:t>
      </w:r>
      <w:r>
        <w:rPr>
          <w:rFonts w:ascii="华文仿宋" w:eastAsia="华文仿宋" w:hAnsi="华文仿宋" w:cs="华文仿宋" w:hint="eastAsia"/>
        </w:rPr>
        <w:t>参见附件《浙江农商联合银行辖属农商银行开票信息清单》</w:t>
      </w:r>
      <w:r>
        <w:rPr>
          <w:rFonts w:ascii="华文仿宋" w:eastAsia="华文仿宋" w:hAnsi="华文仿宋" w:cs="华文仿宋" w:hint="eastAsia"/>
        </w:rPr>
        <w:t>),</w:t>
      </w:r>
      <w:r>
        <w:rPr>
          <w:rFonts w:ascii="华文仿宋" w:eastAsia="华文仿宋" w:hAnsi="华文仿宋" w:cs="华文仿宋" w:hint="eastAsia"/>
        </w:rPr>
        <w:t>乙方辖属农商银行在收到发票</w:t>
      </w:r>
      <w:ins w:id="10" w:author="珊 吴" w:date="2025-12-30T14:09:00Z">
        <w:r w:rsidR="00B64C64">
          <w:rPr>
            <w:rFonts w:ascii="华文仿宋" w:eastAsia="华文仿宋" w:hAnsi="华文仿宋" w:cs="华文仿宋" w:hint="eastAsia"/>
          </w:rPr>
          <w:t>并核实无误</w:t>
        </w:r>
      </w:ins>
      <w:r>
        <w:rPr>
          <w:rFonts w:ascii="华文仿宋" w:eastAsia="华文仿宋" w:hAnsi="华文仿宋" w:cs="华文仿宋" w:hint="eastAsia"/>
        </w:rPr>
        <w:t>后的</w:t>
      </w:r>
      <w:r>
        <w:rPr>
          <w:rFonts w:ascii="华文仿宋" w:eastAsia="华文仿宋" w:hAnsi="华文仿宋" w:cs="华文仿宋" w:hint="eastAsia"/>
        </w:rPr>
        <w:t>20</w:t>
      </w:r>
      <w:r>
        <w:rPr>
          <w:rFonts w:ascii="华文仿宋" w:eastAsia="华文仿宋" w:hAnsi="华文仿宋" w:cs="华文仿宋" w:hint="eastAsia"/>
        </w:rPr>
        <w:t>个工作日内付清相应费用。</w:t>
      </w:r>
    </w:p>
    <w:p w14:paraId="22652313" w14:textId="77777777" w:rsidR="00141AC1" w:rsidRDefault="00904F58">
      <w:pPr>
        <w:spacing w:line="360" w:lineRule="auto"/>
        <w:rPr>
          <w:rFonts w:ascii="华文仿宋" w:eastAsia="华文仿宋" w:hAnsi="华文仿宋" w:cs="华文仿宋"/>
          <w:b/>
          <w:bCs/>
        </w:rPr>
      </w:pPr>
      <w:r>
        <w:rPr>
          <w:rFonts w:ascii="华文仿宋" w:eastAsia="华文仿宋" w:hAnsi="华文仿宋" w:cs="华文仿宋" w:hint="eastAsia"/>
          <w:b/>
          <w:bCs/>
        </w:rPr>
        <w:t>六、双方的责任和义务</w:t>
      </w:r>
    </w:p>
    <w:p w14:paraId="1CFF677F" w14:textId="77777777" w:rsidR="00141AC1" w:rsidRDefault="00904F58">
      <w:pPr>
        <w:spacing w:line="360" w:lineRule="auto"/>
        <w:ind w:firstLineChars="200" w:firstLine="420"/>
        <w:rPr>
          <w:rFonts w:ascii="华文仿宋" w:eastAsia="华文仿宋" w:hAnsi="华文仿宋" w:cs="华文仿宋"/>
        </w:rPr>
      </w:pPr>
      <w:r>
        <w:rPr>
          <w:rFonts w:ascii="华文仿宋" w:eastAsia="华文仿宋" w:hAnsi="华文仿宋" w:cs="华文仿宋" w:hint="eastAsia"/>
        </w:rPr>
        <w:t>1.</w:t>
      </w:r>
      <w:r>
        <w:rPr>
          <w:rFonts w:ascii="华文仿宋" w:eastAsia="华文仿宋" w:hAnsi="华文仿宋" w:cs="华文仿宋" w:hint="eastAsia"/>
        </w:rPr>
        <w:t>甲方责任与义务：</w:t>
      </w:r>
    </w:p>
    <w:p w14:paraId="0D323394" w14:textId="77777777" w:rsidR="00141AC1" w:rsidRDefault="00904F58">
      <w:pPr>
        <w:spacing w:line="360" w:lineRule="auto"/>
        <w:ind w:firstLineChars="200" w:firstLine="420"/>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1</w:t>
      </w:r>
      <w:r>
        <w:rPr>
          <w:rFonts w:ascii="华文仿宋" w:eastAsia="华文仿宋" w:hAnsi="华文仿宋" w:cs="华文仿宋" w:hint="eastAsia"/>
        </w:rPr>
        <w:t>）为乙方贵宾客户提供上述贵宾优质、优惠、优先、方便的服务内容。</w:t>
      </w:r>
    </w:p>
    <w:p w14:paraId="59F17055"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2</w:t>
      </w:r>
      <w:r>
        <w:rPr>
          <w:rFonts w:ascii="华文仿宋" w:eastAsia="华文仿宋" w:hAnsi="华文仿宋" w:cs="华文仿宋" w:hint="eastAsia"/>
        </w:rPr>
        <w:t>）甲方在特需门诊提供显著位置展示乙方单位</w:t>
      </w:r>
      <w:r>
        <w:rPr>
          <w:rFonts w:ascii="华文仿宋" w:eastAsia="华文仿宋" w:hAnsi="华文仿宋" w:cs="华文仿宋" w:hint="eastAsia"/>
        </w:rPr>
        <w:t>LOGO</w:t>
      </w:r>
      <w:r>
        <w:rPr>
          <w:rFonts w:ascii="华文仿宋" w:eastAsia="华文仿宋" w:hAnsi="华文仿宋" w:cs="华文仿宋" w:hint="eastAsia"/>
        </w:rPr>
        <w:t>。</w:t>
      </w:r>
    </w:p>
    <w:p w14:paraId="1E6F563B"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3</w:t>
      </w:r>
      <w:r>
        <w:rPr>
          <w:rFonts w:ascii="华文仿宋" w:eastAsia="华文仿宋" w:hAnsi="华文仿宋" w:cs="华文仿宋" w:hint="eastAsia"/>
        </w:rPr>
        <w:t>）特需门诊由副主任职称及以上的医生坐诊。</w:t>
      </w:r>
    </w:p>
    <w:p w14:paraId="304BD7BF"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4</w:t>
      </w:r>
      <w:r>
        <w:rPr>
          <w:rFonts w:ascii="华文仿宋" w:eastAsia="华文仿宋" w:hAnsi="华文仿宋" w:cs="华文仿宋" w:hint="eastAsia"/>
        </w:rPr>
        <w:t>）贵宾客户就诊前，甲方应通过</w:t>
      </w:r>
      <w:r>
        <w:rPr>
          <w:rFonts w:ascii="华文仿宋" w:eastAsia="华文仿宋" w:hAnsi="华文仿宋" w:cs="华文仿宋" w:hint="eastAsia"/>
        </w:rPr>
        <w:t>POS</w:t>
      </w:r>
      <w:r>
        <w:rPr>
          <w:rFonts w:ascii="华文仿宋" w:eastAsia="华文仿宋" w:hAnsi="华文仿宋" w:cs="华文仿宋" w:hint="eastAsia"/>
        </w:rPr>
        <w:t>机刷卡验证丰收贷（借）记卡或权益二维码，并登记、记录客户姓名、卡号</w:t>
      </w:r>
      <w:r>
        <w:rPr>
          <w:rFonts w:ascii="华文仿宋" w:eastAsia="华文仿宋" w:hAnsi="华文仿宋" w:cs="华文仿宋" w:hint="eastAsia"/>
        </w:rPr>
        <w:t>/</w:t>
      </w:r>
      <w:r>
        <w:rPr>
          <w:rFonts w:ascii="华文仿宋" w:eastAsia="华文仿宋" w:hAnsi="华文仿宋" w:cs="华文仿宋" w:hint="eastAsia"/>
        </w:rPr>
        <w:t>券码号及就诊日期等信息便</w:t>
      </w:r>
      <w:r>
        <w:rPr>
          <w:rFonts w:ascii="华文仿宋" w:eastAsia="华文仿宋" w:hAnsi="华文仿宋" w:cs="华文仿宋" w:hint="eastAsia"/>
        </w:rPr>
        <w:t>于双方结算。</w:t>
      </w:r>
    </w:p>
    <w:p w14:paraId="68A08AB5"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5</w:t>
      </w:r>
      <w:r>
        <w:rPr>
          <w:rFonts w:ascii="华文仿宋" w:eastAsia="华文仿宋" w:hAnsi="华文仿宋" w:cs="华文仿宋" w:hint="eastAsia"/>
        </w:rPr>
        <w:t>）甲方在给乙方的客户进行检查、治疗、住院等服务时，按浙江省物价局备案的特需服务收费标准收取特需服务费，有关收费的争议由双方协商解决。</w:t>
      </w:r>
    </w:p>
    <w:p w14:paraId="71F6372A"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6</w:t>
      </w:r>
      <w:r>
        <w:rPr>
          <w:rFonts w:ascii="华文仿宋" w:eastAsia="华文仿宋" w:hAnsi="华文仿宋" w:cs="华文仿宋" w:hint="eastAsia"/>
        </w:rPr>
        <w:t>）甲方应做好乙方贵宾客户的就诊信息记录，就诊信息包括：贵宾客户姓名、卡号及就诊日期等内容。甲方按月进行贵宾客户就诊信息统计，并将明细汇总以微信或电子邮件</w:t>
      </w:r>
      <w:r>
        <w:rPr>
          <w:rFonts w:ascii="华文仿宋" w:eastAsia="华文仿宋" w:hAnsi="华文仿宋" w:cs="华文仿宋" w:hint="eastAsia"/>
        </w:rPr>
        <w:t>(</w:t>
      </w:r>
      <w:r>
        <w:rPr>
          <w:rFonts w:ascii="华文仿宋" w:eastAsia="华文仿宋" w:hAnsi="华文仿宋" w:cs="华文仿宋" w:hint="eastAsia"/>
        </w:rPr>
        <w:t>乙方联系人邮箱</w:t>
      </w:r>
      <w:r>
        <w:rPr>
          <w:rFonts w:ascii="华文仿宋" w:eastAsia="华文仿宋" w:hAnsi="华文仿宋" w:cs="华文仿宋" w:hint="eastAsia"/>
        </w:rPr>
        <w:t>)</w:t>
      </w:r>
      <w:r>
        <w:rPr>
          <w:rFonts w:ascii="华文仿宋" w:eastAsia="华文仿宋" w:hAnsi="华文仿宋" w:cs="华文仿宋" w:hint="eastAsia"/>
        </w:rPr>
        <w:t>的形式提交至乙方确认，双方核对确认无误后，将每月产生的就诊费用计入年度特需门诊诊疗费。</w:t>
      </w:r>
    </w:p>
    <w:p w14:paraId="0DAF384D"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2.</w:t>
      </w:r>
      <w:r>
        <w:rPr>
          <w:rFonts w:ascii="华文仿宋" w:eastAsia="华文仿宋" w:hAnsi="华文仿宋" w:cs="华文仿宋" w:hint="eastAsia"/>
        </w:rPr>
        <w:t>乙方责任和义务</w:t>
      </w:r>
    </w:p>
    <w:p w14:paraId="160FA722"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w:t>
      </w:r>
      <w:r>
        <w:rPr>
          <w:rFonts w:ascii="华文仿宋" w:eastAsia="华文仿宋" w:hAnsi="华文仿宋" w:cs="华文仿宋" w:hint="eastAsia"/>
        </w:rPr>
        <w:t>1</w:t>
      </w:r>
      <w:r>
        <w:rPr>
          <w:rFonts w:ascii="华文仿宋" w:eastAsia="华文仿宋" w:hAnsi="华文仿宋" w:cs="华文仿宋" w:hint="eastAsia"/>
        </w:rPr>
        <w:t>）乙方向甲方免费提供刷卡机具，贵宾样卡以供甲方为乙方客户提供服务时的身份确</w:t>
      </w:r>
      <w:r>
        <w:rPr>
          <w:rFonts w:ascii="华文仿宋" w:eastAsia="华文仿宋" w:hAnsi="华文仿宋" w:cs="华文仿宋" w:hint="eastAsia"/>
        </w:rPr>
        <w:t>认。</w:t>
      </w:r>
    </w:p>
    <w:p w14:paraId="718B8FED"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lastRenderedPageBreak/>
        <w:t>（</w:t>
      </w:r>
      <w:r>
        <w:rPr>
          <w:rFonts w:ascii="华文仿宋" w:eastAsia="华文仿宋" w:hAnsi="华文仿宋" w:cs="华文仿宋" w:hint="eastAsia"/>
        </w:rPr>
        <w:t>2</w:t>
      </w:r>
      <w:r>
        <w:rPr>
          <w:rFonts w:ascii="华文仿宋" w:eastAsia="华文仿宋" w:hAnsi="华文仿宋" w:cs="华文仿宋" w:hint="eastAsia"/>
        </w:rPr>
        <w:t>）乙方需要宣传或介绍相关的业务资料，需要事先与甲方沟通，并征得对方的同意。</w:t>
      </w:r>
    </w:p>
    <w:p w14:paraId="121D695E" w14:textId="77777777" w:rsidR="00141AC1" w:rsidRDefault="00904F58">
      <w:pPr>
        <w:spacing w:line="360" w:lineRule="auto"/>
        <w:jc w:val="both"/>
        <w:rPr>
          <w:rFonts w:ascii="华文仿宋" w:eastAsia="华文仿宋" w:hAnsi="华文仿宋" w:cs="华文仿宋"/>
          <w:b/>
          <w:bCs/>
        </w:rPr>
      </w:pPr>
      <w:r>
        <w:rPr>
          <w:rFonts w:ascii="华文仿宋" w:eastAsia="华文仿宋" w:hAnsi="华文仿宋" w:cs="华文仿宋" w:hint="eastAsia"/>
          <w:b/>
          <w:bCs/>
        </w:rPr>
        <w:t>七、特需门诊开放时间</w:t>
      </w:r>
    </w:p>
    <w:p w14:paraId="0D5FEEC7"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1.</w:t>
      </w:r>
      <w:r>
        <w:rPr>
          <w:rFonts w:ascii="华文仿宋" w:eastAsia="华文仿宋" w:hAnsi="华文仿宋" w:cs="华文仿宋" w:hint="eastAsia"/>
        </w:rPr>
        <w:t>工作日每天上午</w:t>
      </w:r>
      <w:r>
        <w:rPr>
          <w:rFonts w:ascii="华文仿宋" w:eastAsia="华文仿宋" w:hAnsi="华文仿宋" w:cs="华文仿宋" w:hint="eastAsia"/>
        </w:rPr>
        <w:t>8:00</w:t>
      </w:r>
      <w:r>
        <w:rPr>
          <w:rFonts w:ascii="华文仿宋" w:eastAsia="华文仿宋" w:hAnsi="华文仿宋" w:cs="华文仿宋" w:hint="eastAsia"/>
        </w:rPr>
        <w:t>至</w:t>
      </w:r>
      <w:r>
        <w:rPr>
          <w:rFonts w:ascii="华文仿宋" w:eastAsia="华文仿宋" w:hAnsi="华文仿宋" w:cs="华文仿宋" w:hint="eastAsia"/>
        </w:rPr>
        <w:t>12:00,</w:t>
      </w:r>
      <w:r>
        <w:rPr>
          <w:rFonts w:ascii="华文仿宋" w:eastAsia="华文仿宋" w:hAnsi="华文仿宋" w:cs="华文仿宋" w:hint="eastAsia"/>
        </w:rPr>
        <w:t>下午</w:t>
      </w:r>
      <w:r>
        <w:rPr>
          <w:rFonts w:ascii="华文仿宋" w:eastAsia="华文仿宋" w:hAnsi="华文仿宋" w:cs="华文仿宋" w:hint="eastAsia"/>
        </w:rPr>
        <w:t>13:30</w:t>
      </w:r>
      <w:r>
        <w:rPr>
          <w:rFonts w:ascii="华文仿宋" w:eastAsia="华文仿宋" w:hAnsi="华文仿宋" w:cs="华文仿宋" w:hint="eastAsia"/>
        </w:rPr>
        <w:t>至</w:t>
      </w:r>
      <w:r>
        <w:rPr>
          <w:rFonts w:ascii="华文仿宋" w:eastAsia="华文仿宋" w:hAnsi="华文仿宋" w:cs="华文仿宋" w:hint="eastAsia"/>
        </w:rPr>
        <w:t>17:00</w:t>
      </w:r>
      <w:r>
        <w:rPr>
          <w:rFonts w:ascii="华文仿宋" w:eastAsia="华文仿宋" w:hAnsi="华文仿宋" w:cs="华文仿宋" w:hint="eastAsia"/>
        </w:rPr>
        <w:t>。周末上午</w:t>
      </w:r>
      <w:r>
        <w:rPr>
          <w:rFonts w:ascii="华文仿宋" w:eastAsia="华文仿宋" w:hAnsi="华文仿宋" w:cs="华文仿宋" w:hint="eastAsia"/>
        </w:rPr>
        <w:t>8:00</w:t>
      </w:r>
      <w:r>
        <w:rPr>
          <w:rFonts w:ascii="华文仿宋" w:eastAsia="华文仿宋" w:hAnsi="华文仿宋" w:cs="华文仿宋" w:hint="eastAsia"/>
        </w:rPr>
        <w:t>至</w:t>
      </w:r>
      <w:r>
        <w:rPr>
          <w:rFonts w:ascii="华文仿宋" w:eastAsia="华文仿宋" w:hAnsi="华文仿宋" w:cs="华文仿宋" w:hint="eastAsia"/>
        </w:rPr>
        <w:t>12:00</w:t>
      </w:r>
      <w:r>
        <w:rPr>
          <w:rFonts w:ascii="华文仿宋" w:eastAsia="华文仿宋" w:hAnsi="华文仿宋" w:cs="华文仿宋" w:hint="eastAsia"/>
        </w:rPr>
        <w:t>。</w:t>
      </w:r>
    </w:p>
    <w:p w14:paraId="3458018A"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2.</w:t>
      </w:r>
      <w:r>
        <w:rPr>
          <w:rFonts w:ascii="华文仿宋" w:eastAsia="华文仿宋" w:hAnsi="华文仿宋" w:cs="华文仿宋" w:hint="eastAsia"/>
        </w:rPr>
        <w:t>急诊患者按医院常规急诊流程。</w:t>
      </w:r>
    </w:p>
    <w:p w14:paraId="2F3FDC48" w14:textId="77777777" w:rsidR="00141AC1" w:rsidRDefault="00904F58">
      <w:pPr>
        <w:spacing w:line="360" w:lineRule="auto"/>
        <w:rPr>
          <w:rFonts w:ascii="华文仿宋" w:eastAsia="华文仿宋" w:hAnsi="华文仿宋" w:cs="华文仿宋"/>
          <w:b/>
          <w:bCs/>
        </w:rPr>
      </w:pPr>
      <w:r>
        <w:rPr>
          <w:rFonts w:ascii="华文仿宋" w:eastAsia="华文仿宋" w:hAnsi="华文仿宋" w:cs="华文仿宋" w:hint="eastAsia"/>
          <w:b/>
          <w:bCs/>
        </w:rPr>
        <w:t>八、优先服务原则</w:t>
      </w:r>
    </w:p>
    <w:p w14:paraId="3FF28522"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基于医院服务的特殊性，甲方提供的优先服务也有一定的原则。甲方提出的优先概念，是指等待治疗的病人中，不管是否有乙方贵宾客户病人，先以病情紧急程度确定优先级，如同种紧急程度，则乙方贵宾客户病人优先治疗。</w:t>
      </w:r>
    </w:p>
    <w:p w14:paraId="55EA2E0F" w14:textId="77777777" w:rsidR="00141AC1" w:rsidRDefault="00904F58">
      <w:pPr>
        <w:spacing w:line="360" w:lineRule="auto"/>
        <w:rPr>
          <w:rFonts w:ascii="华文仿宋" w:eastAsia="华文仿宋" w:hAnsi="华文仿宋" w:cs="华文仿宋"/>
          <w:b/>
          <w:bCs/>
        </w:rPr>
      </w:pPr>
      <w:r>
        <w:rPr>
          <w:rFonts w:ascii="华文仿宋" w:eastAsia="华文仿宋" w:hAnsi="华文仿宋" w:cs="华文仿宋" w:hint="eastAsia"/>
          <w:b/>
          <w:bCs/>
        </w:rPr>
        <w:t>九、协议有效时间及相关事项</w:t>
      </w:r>
    </w:p>
    <w:p w14:paraId="13F5E4F2"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协议有效期为叁年。在本协议有效期限内协议双方任一方要求终止本协议应提前</w:t>
      </w:r>
      <w:r>
        <w:rPr>
          <w:rFonts w:ascii="华文仿宋" w:eastAsia="华文仿宋" w:hAnsi="华文仿宋" w:cs="华文仿宋" w:hint="eastAsia"/>
        </w:rPr>
        <w:t>15</w:t>
      </w:r>
      <w:r>
        <w:rPr>
          <w:rFonts w:ascii="华文仿宋" w:eastAsia="华文仿宋" w:hAnsi="华文仿宋" w:cs="华文仿宋" w:hint="eastAsia"/>
        </w:rPr>
        <w:t>天以书面形式通知对方；履行期间有一方违反本协议条款，在另一方书面提出之日起</w:t>
      </w:r>
      <w:r>
        <w:rPr>
          <w:rFonts w:ascii="华文仿宋" w:eastAsia="华文仿宋" w:hAnsi="华文仿宋" w:cs="华文仿宋" w:hint="eastAsia"/>
        </w:rPr>
        <w:t>15</w:t>
      </w:r>
      <w:r>
        <w:rPr>
          <w:rFonts w:ascii="华文仿宋" w:eastAsia="华文仿宋" w:hAnsi="华文仿宋" w:cs="华文仿宋" w:hint="eastAsia"/>
        </w:rPr>
        <w:t>天内没有改正的，另一方有权单方面终止本协议，并要求违约方承担违约责任。终止协议后，甲乙双方不再享有互相提供的一切优惠。</w:t>
      </w:r>
    </w:p>
    <w:p w14:paraId="5B5CD62E" w14:textId="77777777" w:rsidR="00141AC1" w:rsidRDefault="00904F58">
      <w:pPr>
        <w:spacing w:line="360" w:lineRule="auto"/>
        <w:jc w:val="both"/>
        <w:rPr>
          <w:rFonts w:ascii="华文仿宋" w:eastAsia="华文仿宋" w:hAnsi="华文仿宋" w:cs="华文仿宋"/>
          <w:b/>
          <w:bCs/>
        </w:rPr>
      </w:pPr>
      <w:r>
        <w:rPr>
          <w:rFonts w:ascii="华文仿宋" w:eastAsia="华文仿宋" w:hAnsi="华文仿宋" w:cs="华文仿宋" w:hint="eastAsia"/>
          <w:b/>
          <w:bCs/>
        </w:rPr>
        <w:t>十、附则</w:t>
      </w:r>
    </w:p>
    <w:p w14:paraId="13917A61"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1.</w:t>
      </w:r>
      <w:r>
        <w:rPr>
          <w:rFonts w:ascii="华文仿宋" w:eastAsia="华文仿宋" w:hAnsi="华文仿宋" w:cs="华文仿宋" w:hint="eastAsia"/>
        </w:rPr>
        <w:t>如本协议有未尽事宜，可由甲乙双方友好协商解决，如协商不成，向乙方所在地法院提起诉讼。</w:t>
      </w:r>
    </w:p>
    <w:p w14:paraId="4F10A2A5" w14:textId="77777777" w:rsidR="00141AC1" w:rsidRDefault="00904F58">
      <w:pPr>
        <w:spacing w:line="360" w:lineRule="auto"/>
        <w:ind w:firstLineChars="200" w:firstLine="420"/>
        <w:jc w:val="both"/>
        <w:rPr>
          <w:rFonts w:ascii="华文仿宋" w:eastAsia="华文仿宋" w:hAnsi="华文仿宋" w:cs="华文仿宋"/>
        </w:rPr>
      </w:pPr>
      <w:r>
        <w:rPr>
          <w:rFonts w:ascii="华文仿宋" w:eastAsia="华文仿宋" w:hAnsi="华文仿宋" w:cs="华文仿宋" w:hint="eastAsia"/>
        </w:rPr>
        <w:t>2.</w:t>
      </w:r>
      <w:r>
        <w:rPr>
          <w:rFonts w:ascii="华文仿宋" w:eastAsia="华文仿宋" w:hAnsi="华文仿宋" w:cs="华文仿宋" w:hint="eastAsia"/>
        </w:rPr>
        <w:t>本协议一式肆份，双方各执贰份，经甲乙双方法定代表人或授权代理人签字并加盖公章或合同专用章后生效。</w:t>
      </w:r>
    </w:p>
    <w:p w14:paraId="4C3C71C0" w14:textId="0BE636CD" w:rsidR="00141AC1" w:rsidDel="00E00F72" w:rsidRDefault="00141AC1">
      <w:pPr>
        <w:spacing w:line="360" w:lineRule="auto"/>
        <w:jc w:val="both"/>
        <w:rPr>
          <w:del w:id="11" w:author="星韵律师" w:date="2025-12-30T11:11:00Z"/>
          <w:rFonts w:ascii="华文仿宋" w:eastAsia="华文仿宋" w:hAnsi="华文仿宋" w:cs="华文仿宋"/>
        </w:rPr>
      </w:pPr>
    </w:p>
    <w:p w14:paraId="45E4BC79" w14:textId="77777777" w:rsidR="00141AC1" w:rsidRDefault="00904F58">
      <w:pPr>
        <w:spacing w:line="360" w:lineRule="auto"/>
        <w:jc w:val="both"/>
        <w:rPr>
          <w:rFonts w:ascii="华文仿宋" w:eastAsia="华文仿宋" w:hAnsi="华文仿宋" w:cs="华文仿宋"/>
        </w:rPr>
      </w:pPr>
      <w:r>
        <w:rPr>
          <w:rFonts w:ascii="华文仿宋" w:eastAsia="华文仿宋" w:hAnsi="华文仿宋" w:cs="华文仿宋" w:hint="eastAsia"/>
        </w:rPr>
        <w:t>附件：浙江农商联合银行及辖属农商银行</w:t>
      </w:r>
      <w:r>
        <w:rPr>
          <w:rFonts w:ascii="华文仿宋" w:eastAsia="华文仿宋" w:hAnsi="华文仿宋" w:cs="华文仿宋" w:hint="eastAsia"/>
        </w:rPr>
        <w:t>开票信息清单</w:t>
      </w:r>
    </w:p>
    <w:p w14:paraId="731F531C" w14:textId="38BEB70B" w:rsidR="00141AC1" w:rsidRDefault="00E00F72">
      <w:pPr>
        <w:spacing w:line="360" w:lineRule="auto"/>
        <w:jc w:val="both"/>
        <w:rPr>
          <w:rFonts w:ascii="华文仿宋" w:eastAsia="华文仿宋" w:hAnsi="华文仿宋" w:cs="华文仿宋"/>
        </w:rPr>
      </w:pPr>
      <w:ins w:id="12" w:author="星韵律师" w:date="2025-12-30T11:11:00Z">
        <w:r>
          <w:rPr>
            <w:rFonts w:ascii="华文仿宋" w:eastAsia="华文仿宋" w:hAnsi="华文仿宋" w:cs="华文仿宋" w:hint="eastAsia"/>
          </w:rPr>
          <w:t>（以下无正文）</w:t>
        </w:r>
      </w:ins>
    </w:p>
    <w:p w14:paraId="13C43B42" w14:textId="77777777" w:rsidR="00141AC1" w:rsidRDefault="00141AC1">
      <w:pPr>
        <w:spacing w:line="360" w:lineRule="auto"/>
        <w:rPr>
          <w:rFonts w:ascii="华文仿宋" w:eastAsia="华文仿宋" w:hAnsi="华文仿宋" w:cs="华文仿宋"/>
        </w:rPr>
      </w:pPr>
    </w:p>
    <w:p w14:paraId="6A21FD9C" w14:textId="77777777" w:rsidR="00141AC1" w:rsidRDefault="00141AC1">
      <w:pPr>
        <w:spacing w:line="360" w:lineRule="auto"/>
        <w:rPr>
          <w:rFonts w:ascii="华文仿宋" w:eastAsia="华文仿宋" w:hAnsi="华文仿宋" w:cs="华文仿宋"/>
        </w:rPr>
      </w:pPr>
    </w:p>
    <w:p w14:paraId="350B3113" w14:textId="77777777" w:rsidR="00141AC1" w:rsidRDefault="00141AC1">
      <w:pPr>
        <w:spacing w:line="360" w:lineRule="auto"/>
        <w:rPr>
          <w:rFonts w:ascii="华文仿宋" w:eastAsia="华文仿宋" w:hAnsi="华文仿宋" w:cs="华文仿宋"/>
        </w:rPr>
        <w:sectPr w:rsidR="00141AC1">
          <w:type w:val="continuous"/>
          <w:pgSz w:w="11900" w:h="16840"/>
          <w:pgMar w:top="1418" w:right="1701" w:bottom="1418" w:left="1701" w:header="0" w:footer="851" w:gutter="0"/>
          <w:cols w:space="720"/>
        </w:sectPr>
      </w:pPr>
    </w:p>
    <w:p w14:paraId="096672DB"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甲方：浙江大学医学院附属邵逸夫医院</w:t>
      </w:r>
      <w:r>
        <w:rPr>
          <w:rFonts w:ascii="华文仿宋" w:eastAsia="华文仿宋" w:hAnsi="华文仿宋" w:cs="华文仿宋" w:hint="eastAsia"/>
        </w:rPr>
        <w:t xml:space="preserve">        </w:t>
      </w:r>
    </w:p>
    <w:p w14:paraId="3A5103F1"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（盖章）</w:t>
      </w:r>
    </w:p>
    <w:p w14:paraId="5110F9DC" w14:textId="19A3242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甲方</w:t>
      </w:r>
      <w:ins w:id="13" w:author="星韵律师" w:date="2025-12-30T11:11:00Z">
        <w:r w:rsidR="003569F7">
          <w:rPr>
            <w:rFonts w:ascii="华文仿宋" w:eastAsia="华文仿宋" w:hAnsi="华文仿宋" w:cs="华文仿宋" w:hint="eastAsia"/>
          </w:rPr>
          <w:t>法定代表人或</w:t>
        </w:r>
      </w:ins>
      <w:r>
        <w:rPr>
          <w:rFonts w:ascii="华文仿宋" w:eastAsia="华文仿宋" w:hAnsi="华文仿宋" w:cs="华文仿宋" w:hint="eastAsia"/>
        </w:rPr>
        <w:t>授权代表</w:t>
      </w:r>
    </w:p>
    <w:p w14:paraId="134E4770" w14:textId="77777777" w:rsidR="00141AC1" w:rsidRDefault="00904F58">
      <w:pPr>
        <w:spacing w:line="360" w:lineRule="auto"/>
        <w:ind w:firstLineChars="1000" w:firstLine="2100"/>
        <w:rPr>
          <w:rFonts w:ascii="华文仿宋" w:eastAsia="华文仿宋" w:hAnsi="华文仿宋" w:cs="华文仿宋"/>
        </w:rPr>
      </w:pPr>
      <w:r>
        <w:rPr>
          <w:rFonts w:ascii="华文仿宋" w:eastAsia="华文仿宋" w:hAnsi="华文仿宋" w:cs="华文仿宋" w:hint="eastAsia"/>
        </w:rPr>
        <w:t>年</w:t>
      </w:r>
      <w:r>
        <w:rPr>
          <w:rFonts w:ascii="华文仿宋" w:eastAsia="华文仿宋" w:hAnsi="华文仿宋" w:cs="华文仿宋" w:hint="eastAsia"/>
        </w:rPr>
        <w:t xml:space="preserve">      </w:t>
      </w:r>
      <w:r>
        <w:rPr>
          <w:rFonts w:ascii="华文仿宋" w:eastAsia="华文仿宋" w:hAnsi="华文仿宋" w:cs="华文仿宋" w:hint="eastAsia"/>
        </w:rPr>
        <w:t>月</w:t>
      </w:r>
      <w:r>
        <w:rPr>
          <w:rFonts w:ascii="华文仿宋" w:eastAsia="华文仿宋" w:hAnsi="华文仿宋" w:cs="华文仿宋" w:hint="eastAsia"/>
        </w:rPr>
        <w:t xml:space="preserve">      </w:t>
      </w:r>
      <w:r>
        <w:rPr>
          <w:rFonts w:ascii="华文仿宋" w:eastAsia="华文仿宋" w:hAnsi="华文仿宋" w:cs="华文仿宋" w:hint="eastAsia"/>
        </w:rPr>
        <w:t>日</w:t>
      </w:r>
      <w:r>
        <w:rPr>
          <w:rFonts w:ascii="华文仿宋" w:eastAsia="华文仿宋" w:hAnsi="华文仿宋" w:cs="华文仿宋" w:hint="eastAsia"/>
        </w:rPr>
        <w:t xml:space="preserve"> </w:t>
      </w:r>
    </w:p>
    <w:p w14:paraId="3D175759" w14:textId="77777777" w:rsidR="00141AC1" w:rsidRDefault="00141AC1">
      <w:pPr>
        <w:spacing w:line="360" w:lineRule="auto"/>
        <w:rPr>
          <w:rFonts w:ascii="华文仿宋" w:eastAsia="华文仿宋" w:hAnsi="华文仿宋" w:cs="华文仿宋"/>
        </w:rPr>
      </w:pPr>
    </w:p>
    <w:p w14:paraId="437ECBFF"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乙方：浙江农村商业联合银行股份有限公司</w:t>
      </w:r>
    </w:p>
    <w:p w14:paraId="7264C73B" w14:textId="77777777"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（盖章）</w:t>
      </w:r>
    </w:p>
    <w:p w14:paraId="1F3C1B38" w14:textId="1A523DBE" w:rsidR="00141AC1" w:rsidRDefault="00904F58">
      <w:pPr>
        <w:spacing w:line="360" w:lineRule="auto"/>
        <w:rPr>
          <w:rFonts w:ascii="华文仿宋" w:eastAsia="华文仿宋" w:hAnsi="华文仿宋" w:cs="华文仿宋"/>
        </w:rPr>
      </w:pPr>
      <w:r>
        <w:rPr>
          <w:rFonts w:ascii="华文仿宋" w:eastAsia="华文仿宋" w:hAnsi="华文仿宋" w:cs="华文仿宋" w:hint="eastAsia"/>
        </w:rPr>
        <w:t>乙方</w:t>
      </w:r>
      <w:ins w:id="14" w:author="星韵律师" w:date="2025-12-30T11:11:00Z">
        <w:r w:rsidR="003569F7">
          <w:rPr>
            <w:rFonts w:ascii="华文仿宋" w:eastAsia="华文仿宋" w:hAnsi="华文仿宋" w:cs="华文仿宋" w:hint="eastAsia"/>
          </w:rPr>
          <w:t>法定代表人或</w:t>
        </w:r>
      </w:ins>
      <w:r>
        <w:rPr>
          <w:rFonts w:ascii="华文仿宋" w:eastAsia="华文仿宋" w:hAnsi="华文仿宋" w:cs="华文仿宋" w:hint="eastAsia"/>
        </w:rPr>
        <w:t>授权代表</w:t>
      </w:r>
      <w:r>
        <w:rPr>
          <w:rFonts w:ascii="华文仿宋" w:eastAsia="华文仿宋" w:hAnsi="华文仿宋" w:cs="华文仿宋" w:hint="eastAsia"/>
        </w:rPr>
        <w:t xml:space="preserve">  </w:t>
      </w:r>
    </w:p>
    <w:p w14:paraId="5FED05B0" w14:textId="77777777" w:rsidR="00141AC1" w:rsidRDefault="00904F58">
      <w:pPr>
        <w:spacing w:line="360" w:lineRule="auto"/>
        <w:rPr>
          <w:rFonts w:ascii="华文仿宋" w:eastAsia="华文仿宋" w:hAnsi="华文仿宋" w:cs="华文仿宋"/>
        </w:rPr>
        <w:sectPr w:rsidR="00141AC1">
          <w:type w:val="continuous"/>
          <w:pgSz w:w="11900" w:h="16840"/>
          <w:pgMar w:top="800" w:right="1021" w:bottom="1012" w:left="1219" w:header="0" w:footer="853" w:gutter="0"/>
          <w:cols w:num="2" w:space="720" w:equalWidth="0">
            <w:col w:w="4617" w:space="425"/>
            <w:col w:w="4617"/>
          </w:cols>
        </w:sectPr>
      </w:pPr>
      <w:r>
        <w:rPr>
          <w:rFonts w:ascii="华文仿宋" w:eastAsia="华文仿宋" w:hAnsi="华文仿宋" w:cs="华文仿宋" w:hint="eastAsia"/>
        </w:rPr>
        <w:t xml:space="preserve">                                          </w:t>
      </w:r>
      <w:r>
        <w:rPr>
          <w:rFonts w:ascii="华文仿宋" w:eastAsia="华文仿宋" w:hAnsi="华文仿宋" w:cs="华文仿宋" w:hint="eastAsia"/>
        </w:rPr>
        <w:t>年</w:t>
      </w:r>
      <w:r>
        <w:rPr>
          <w:rFonts w:ascii="华文仿宋" w:eastAsia="华文仿宋" w:hAnsi="华文仿宋" w:cs="华文仿宋" w:hint="eastAsia"/>
        </w:rPr>
        <w:t xml:space="preserve">      </w:t>
      </w:r>
      <w:r>
        <w:rPr>
          <w:rFonts w:ascii="华文仿宋" w:eastAsia="华文仿宋" w:hAnsi="华文仿宋" w:cs="华文仿宋" w:hint="eastAsia"/>
        </w:rPr>
        <w:t>月</w:t>
      </w:r>
      <w:r>
        <w:rPr>
          <w:rFonts w:ascii="华文仿宋" w:eastAsia="华文仿宋" w:hAnsi="华文仿宋" w:cs="华文仿宋" w:hint="eastAsia"/>
        </w:rPr>
        <w:t xml:space="preserve">     </w:t>
      </w:r>
      <w:r>
        <w:rPr>
          <w:rFonts w:ascii="华文仿宋" w:eastAsia="华文仿宋" w:hAnsi="华文仿宋" w:cs="华文仿宋" w:hint="eastAsia"/>
        </w:rPr>
        <w:t>日</w:t>
      </w:r>
    </w:p>
    <w:p w14:paraId="230022AE" w14:textId="77777777" w:rsidR="00141AC1" w:rsidRDefault="00141AC1">
      <w:pPr>
        <w:rPr>
          <w:rFonts w:ascii="华文仿宋" w:eastAsia="华文仿宋" w:hAnsi="华文仿宋" w:cs="华文仿宋"/>
        </w:rPr>
      </w:pPr>
    </w:p>
    <w:sectPr w:rsidR="00141AC1">
      <w:type w:val="continuous"/>
      <w:pgSz w:w="11900" w:h="16840"/>
      <w:pgMar w:top="800" w:right="1861" w:bottom="1012" w:left="1219" w:header="0" w:footer="85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星韵律师" w:date="2025-12-30T11:05:00Z" w:initials="xingyun">
    <w:p w14:paraId="1F2C25C8" w14:textId="77777777" w:rsidR="00D35505" w:rsidRDefault="00D35505" w:rsidP="000B6BD6">
      <w:r>
        <w:rPr>
          <w:rStyle w:val="ab"/>
        </w:rPr>
        <w:annotationRef/>
      </w:r>
      <w:r>
        <w:rPr>
          <w:rFonts w:hint="eastAsia"/>
        </w:rPr>
        <w:t>发票类型建议明确。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2C25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FE3096" w16cex:dateUtc="2025-12-30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2C25C8" w16cid:durableId="2CFE30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6321F" w14:textId="77777777" w:rsidR="00904F58" w:rsidRDefault="00904F58">
      <w:r>
        <w:separator/>
      </w:r>
    </w:p>
  </w:endnote>
  <w:endnote w:type="continuationSeparator" w:id="0">
    <w:p w14:paraId="122BC1F1" w14:textId="77777777" w:rsidR="00904F58" w:rsidRDefault="00904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panose1 w:val="02010609030101010101"/>
    <w:charset w:val="86"/>
    <w:family w:val="modern"/>
    <w:pitch w:val="default"/>
    <w:sig w:usb0="00000001" w:usb1="080E0000" w:usb2="00000000" w:usb3="00000000" w:csb0="00040000" w:csb1="00000000"/>
  </w:font>
  <w:font w:name="Book Antiqua">
    <w:panose1 w:val="02040602050305030304"/>
    <w:charset w:val="00"/>
    <w:family w:val="roman"/>
    <w:pitch w:val="variable"/>
    <w:sig w:usb0="00000287" w:usb1="00000000" w:usb2="00000000" w:usb3="00000000" w:csb0="0000009F" w:csb1="00000000"/>
  </w:font>
  <w:font w:name="仿宋_GB2312">
    <w:altName w:val="仿宋"/>
    <w:panose1 w:val="02010609030101010101"/>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8B80" w14:textId="77777777" w:rsidR="00141AC1" w:rsidRDefault="00904F58">
    <w:pPr>
      <w:spacing w:line="183" w:lineRule="auto"/>
      <w:rPr>
        <w:rFonts w:ascii="宋体" w:eastAsia="宋体" w:hAnsi="宋体" w:cs="宋体"/>
        <w:sz w:val="16"/>
        <w:szCs w:val="16"/>
      </w:rPr>
    </w:pPr>
    <w:r>
      <w:rPr>
        <w:noProof/>
        <w:sz w:val="16"/>
      </w:rPr>
      <mc:AlternateContent>
        <mc:Choice Requires="wps">
          <w:drawing>
            <wp:anchor distT="0" distB="0" distL="114300" distR="114300" simplePos="0" relativeHeight="251659264" behindDoc="0" locked="0" layoutInCell="1" allowOverlap="1" wp14:anchorId="5F0EE972" wp14:editId="5A1EA064">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BFE55" w14:textId="77777777" w:rsidR="00141AC1" w:rsidRDefault="00904F58">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0EE972" id="_x0000_t202" coordsize="21600,21600" o:spt="202" path="m,l,21600r21600,l21600,xe">
              <v:stroke joinstyle="miter"/>
              <v:path gradientshapeok="t" o:connecttype="rect"/>
            </v:shapetype>
            <v:shape id="文本框 7"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Hayqk9hAgAACgUAAA4AAAAAAAAAAAAAAAAALgIAAGRycy9lMm9Eb2MueG1s&#10;UEsBAi0AFAAGAAgAAAAhAHGq0bnXAAAABQEAAA8AAAAAAAAAAAAAAAAAuwQAAGRycy9kb3ducmV2&#10;LnhtbFBLBQYAAAAABAAEAPMAAAC/BQAAAAA=&#10;" filled="f" stroked="f" strokeweight=".5pt">
              <v:textbox style="mso-fit-shape-to-text:t" inset="0,0,0,0">
                <w:txbxContent>
                  <w:p w14:paraId="63FBFE55" w14:textId="77777777" w:rsidR="00141AC1" w:rsidRDefault="00904F58">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C9BDF" w14:textId="77777777" w:rsidR="00904F58" w:rsidRDefault="00904F58">
      <w:r>
        <w:separator/>
      </w:r>
    </w:p>
  </w:footnote>
  <w:footnote w:type="continuationSeparator" w:id="0">
    <w:p w14:paraId="6399F794" w14:textId="77777777" w:rsidR="00904F58" w:rsidRDefault="00904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8C631"/>
    <w:multiLevelType w:val="singleLevel"/>
    <w:tmpl w:val="3C28C631"/>
    <w:lvl w:ilvl="0">
      <w:start w:val="1"/>
      <w:numFmt w:val="chineseCounting"/>
      <w:suff w:val="nothing"/>
      <w:lvlText w:val="%1、"/>
      <w:lvlJc w:val="left"/>
      <w:rPr>
        <w:rFonts w:hint="eastAsia"/>
      </w:rPr>
    </w:lvl>
  </w:abstractNum>
  <w:abstractNum w:abstractNumId="1" w15:restartNumberingAfterBreak="0">
    <w:nsid w:val="3FC51D62"/>
    <w:multiLevelType w:val="multilevel"/>
    <w:tmpl w:val="3FC51D62"/>
    <w:lvl w:ilvl="0">
      <w:start w:val="5"/>
      <w:numFmt w:val="japaneseCounting"/>
      <w:lvlText w:val="%1、"/>
      <w:lvlJc w:val="left"/>
      <w:pPr>
        <w:ind w:left="450" w:hanging="450"/>
      </w:pPr>
      <w:rPr>
        <w:rFonts w:hint="default"/>
      </w:rPr>
    </w:lvl>
    <w:lvl w:ilvl="1">
      <w:start w:val="1"/>
      <w:numFmt w:val="japaneseCounting"/>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星韵律师">
    <w15:presenceInfo w15:providerId="None" w15:userId="星韵律师"/>
  </w15:person>
  <w15:person w15:author="珊 吴">
    <w15:presenceInfo w15:providerId="Windows Live" w15:userId="8be448f7b198e1e7"/>
  </w15:person>
  <w15:person w15:author="风停">
    <w15:presenceInfo w15:providerId="None" w15:userId="风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oNotDisplayPageBoundaries/>
  <w:displayBackgroundShape/>
  <w:bordersDoNotSurroundHeader/>
  <w:bordersDoNotSurroundFooter/>
  <w:trackRevisions/>
  <w:defaultTabStop w:val="420"/>
  <w:noPunctuationKerning/>
  <w:characterSpacingControl w:val="doNotCompress"/>
  <w:footnotePr>
    <w:footnote w:id="-1"/>
    <w:footnote w:id="0"/>
  </w:footnotePr>
  <w:endnotePr>
    <w:endnote w:id="-1"/>
    <w:endnote w:id="0"/>
  </w:endnotePr>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c2ZTZjMDAwMmJhMDE3ZjdlZTc0OTAyMDhlMzY0MWIifQ=="/>
  </w:docVars>
  <w:rsids>
    <w:rsidRoot w:val="00C43A45"/>
    <w:rsid w:val="000B76F5"/>
    <w:rsid w:val="000D44A3"/>
    <w:rsid w:val="000E6481"/>
    <w:rsid w:val="00141AC1"/>
    <w:rsid w:val="001830B3"/>
    <w:rsid w:val="001D3FA8"/>
    <w:rsid w:val="00231771"/>
    <w:rsid w:val="002407D2"/>
    <w:rsid w:val="00246CA4"/>
    <w:rsid w:val="00246DA4"/>
    <w:rsid w:val="00251646"/>
    <w:rsid w:val="0035122E"/>
    <w:rsid w:val="003569F7"/>
    <w:rsid w:val="00393F6F"/>
    <w:rsid w:val="003B55DA"/>
    <w:rsid w:val="003D3EE8"/>
    <w:rsid w:val="003F623E"/>
    <w:rsid w:val="00407C26"/>
    <w:rsid w:val="0043550B"/>
    <w:rsid w:val="004A195C"/>
    <w:rsid w:val="004A459F"/>
    <w:rsid w:val="004B1898"/>
    <w:rsid w:val="004C75A8"/>
    <w:rsid w:val="005049EC"/>
    <w:rsid w:val="005214E5"/>
    <w:rsid w:val="00572722"/>
    <w:rsid w:val="00620DF4"/>
    <w:rsid w:val="00621704"/>
    <w:rsid w:val="006446C8"/>
    <w:rsid w:val="00653CEF"/>
    <w:rsid w:val="00656B4D"/>
    <w:rsid w:val="0065708B"/>
    <w:rsid w:val="006B3818"/>
    <w:rsid w:val="006E2D33"/>
    <w:rsid w:val="007603C0"/>
    <w:rsid w:val="00765FA2"/>
    <w:rsid w:val="00770EE0"/>
    <w:rsid w:val="00782B65"/>
    <w:rsid w:val="0079450E"/>
    <w:rsid w:val="007B113B"/>
    <w:rsid w:val="008177B8"/>
    <w:rsid w:val="00821934"/>
    <w:rsid w:val="00897AE5"/>
    <w:rsid w:val="008B12F4"/>
    <w:rsid w:val="008B2536"/>
    <w:rsid w:val="008C5009"/>
    <w:rsid w:val="00904F58"/>
    <w:rsid w:val="00940008"/>
    <w:rsid w:val="00957117"/>
    <w:rsid w:val="009610DD"/>
    <w:rsid w:val="0098167F"/>
    <w:rsid w:val="009C2263"/>
    <w:rsid w:val="00A676BB"/>
    <w:rsid w:val="00AA5A47"/>
    <w:rsid w:val="00AD345D"/>
    <w:rsid w:val="00B64C64"/>
    <w:rsid w:val="00BE5BE3"/>
    <w:rsid w:val="00C24D94"/>
    <w:rsid w:val="00C43A45"/>
    <w:rsid w:val="00C56300"/>
    <w:rsid w:val="00C942E4"/>
    <w:rsid w:val="00CA30AF"/>
    <w:rsid w:val="00D06032"/>
    <w:rsid w:val="00D35505"/>
    <w:rsid w:val="00D35E5D"/>
    <w:rsid w:val="00D376A5"/>
    <w:rsid w:val="00D37A5F"/>
    <w:rsid w:val="00D45BB8"/>
    <w:rsid w:val="00D50DAC"/>
    <w:rsid w:val="00DE3E40"/>
    <w:rsid w:val="00E00F72"/>
    <w:rsid w:val="00E70944"/>
    <w:rsid w:val="00EB3108"/>
    <w:rsid w:val="00F20E9C"/>
    <w:rsid w:val="00F32000"/>
    <w:rsid w:val="00F41CF7"/>
    <w:rsid w:val="00F616CF"/>
    <w:rsid w:val="00F937A8"/>
    <w:rsid w:val="00FA0E3D"/>
    <w:rsid w:val="00FF6DF9"/>
    <w:rsid w:val="07AD0E78"/>
    <w:rsid w:val="0E574D87"/>
    <w:rsid w:val="141F16BD"/>
    <w:rsid w:val="18D21BF1"/>
    <w:rsid w:val="1E6D7CAF"/>
    <w:rsid w:val="31CD3F4A"/>
    <w:rsid w:val="31E37B69"/>
    <w:rsid w:val="3F2B3B1C"/>
    <w:rsid w:val="43373647"/>
    <w:rsid w:val="4A457BF3"/>
    <w:rsid w:val="4BD25735"/>
    <w:rsid w:val="4D0E4287"/>
    <w:rsid w:val="4DCD4433"/>
    <w:rsid w:val="4E7B0DE4"/>
    <w:rsid w:val="52AD5656"/>
    <w:rsid w:val="534B1FF4"/>
    <w:rsid w:val="53D41FA5"/>
    <w:rsid w:val="53F058C2"/>
    <w:rsid w:val="580B4D18"/>
    <w:rsid w:val="60F31CBA"/>
    <w:rsid w:val="65526E28"/>
    <w:rsid w:val="65D03082"/>
    <w:rsid w:val="691A5046"/>
    <w:rsid w:val="6B841C71"/>
    <w:rsid w:val="70C05327"/>
    <w:rsid w:val="77C16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F4806"/>
  <w15:docId w15:val="{1211EE4D-0125-1446-A81C-8FE3A03D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Body Text First Indent" w:uiPriority="99" w:qFormat="1"/>
    <w:lsdException w:name="Body Text First Indent 2" w:uiPriority="99"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semiHidden/>
    <w:qFormat/>
    <w:pPr>
      <w:kinsoku w:val="0"/>
      <w:autoSpaceDE w:val="0"/>
      <w:autoSpaceDN w:val="0"/>
      <w:adjustRightInd w:val="0"/>
      <w:snapToGrid w:val="0"/>
      <w:textAlignment w:val="baseline"/>
    </w:pPr>
    <w:rPr>
      <w:rFonts w:ascii="Arial" w:eastAsia="Arial" w:hAnsi="Arial" w:cs="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uiPriority w:val="99"/>
    <w:qFormat/>
    <w:pPr>
      <w:ind w:firstLineChars="200" w:firstLine="420"/>
    </w:pPr>
  </w:style>
  <w:style w:type="paragraph" w:styleId="a3">
    <w:name w:val="Body Text Indent"/>
    <w:basedOn w:val="a"/>
    <w:uiPriority w:val="99"/>
    <w:qFormat/>
    <w:pPr>
      <w:tabs>
        <w:tab w:val="left" w:pos="720"/>
      </w:tabs>
      <w:ind w:firstLine="720"/>
      <w:textAlignment w:val="bottom"/>
    </w:pPr>
    <w:rPr>
      <w:rFonts w:ascii="楷体_GB2312" w:eastAsia="楷体_GB2312" w:hAnsi="Book Antiqua"/>
      <w:sz w:val="28"/>
    </w:rPr>
  </w:style>
  <w:style w:type="paragraph" w:styleId="a4">
    <w:name w:val="Body Text"/>
    <w:basedOn w:val="a"/>
    <w:next w:val="a5"/>
    <w:qFormat/>
    <w:pPr>
      <w:spacing w:line="240" w:lineRule="exact"/>
    </w:pPr>
    <w:rPr>
      <w:rFonts w:ascii="Times New Roman" w:eastAsia="仿宋_GB2312" w:hAnsi="Times New Roman"/>
      <w:sz w:val="18"/>
    </w:rPr>
  </w:style>
  <w:style w:type="paragraph" w:styleId="a5">
    <w:name w:val="Body Text First Indent"/>
    <w:basedOn w:val="a4"/>
    <w:next w:val="a"/>
    <w:uiPriority w:val="99"/>
    <w:qFormat/>
    <w:pPr>
      <w:spacing w:after="120"/>
      <w:ind w:firstLineChars="100" w:firstLine="420"/>
      <w:jc w:val="both"/>
    </w:pPr>
    <w:rPr>
      <w:sz w:val="21"/>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character" w:styleId="a8">
    <w:name w:val="Hyperlink"/>
    <w:uiPriority w:val="99"/>
    <w:qFormat/>
    <w:rPr>
      <w:color w:val="0000FF"/>
      <w:u w:val="singl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1">
    <w:name w:val="修订1"/>
    <w:hidden/>
    <w:uiPriority w:val="99"/>
    <w:unhideWhenUsed/>
    <w:qFormat/>
    <w:rPr>
      <w:rFonts w:ascii="Arial" w:eastAsia="Arial" w:hAnsi="Arial" w:cs="Arial"/>
      <w:snapToGrid w:val="0"/>
      <w:color w:val="000000"/>
      <w:sz w:val="21"/>
      <w:szCs w:val="21"/>
    </w:rPr>
  </w:style>
  <w:style w:type="paragraph" w:customStyle="1" w:styleId="20">
    <w:name w:val="修订2"/>
    <w:hidden/>
    <w:uiPriority w:val="99"/>
    <w:unhideWhenUsed/>
    <w:qFormat/>
    <w:rPr>
      <w:rFonts w:ascii="Arial" w:eastAsia="Arial" w:hAnsi="Arial" w:cs="Arial"/>
      <w:snapToGrid w:val="0"/>
      <w:color w:val="000000"/>
      <w:sz w:val="21"/>
      <w:szCs w:val="21"/>
    </w:rPr>
  </w:style>
  <w:style w:type="paragraph" w:styleId="a9">
    <w:name w:val="List Paragraph"/>
    <w:basedOn w:val="a"/>
    <w:uiPriority w:val="99"/>
    <w:unhideWhenUsed/>
    <w:qFormat/>
    <w:pPr>
      <w:ind w:firstLineChars="200" w:firstLine="420"/>
    </w:pPr>
  </w:style>
  <w:style w:type="paragraph" w:styleId="aa">
    <w:name w:val="Revision"/>
    <w:hidden/>
    <w:uiPriority w:val="99"/>
    <w:semiHidden/>
    <w:rsid w:val="00251646"/>
    <w:rPr>
      <w:rFonts w:ascii="Arial" w:eastAsia="Arial" w:hAnsi="Arial" w:cs="Arial"/>
      <w:snapToGrid w:val="0"/>
      <w:color w:val="000000"/>
      <w:sz w:val="21"/>
      <w:szCs w:val="21"/>
    </w:rPr>
  </w:style>
  <w:style w:type="character" w:styleId="ab">
    <w:name w:val="annotation reference"/>
    <w:basedOn w:val="a0"/>
    <w:rsid w:val="00D35505"/>
    <w:rPr>
      <w:sz w:val="21"/>
      <w:szCs w:val="21"/>
    </w:rPr>
  </w:style>
  <w:style w:type="paragraph" w:styleId="ac">
    <w:name w:val="annotation text"/>
    <w:basedOn w:val="a"/>
    <w:link w:val="ad"/>
    <w:rsid w:val="00D35505"/>
  </w:style>
  <w:style w:type="character" w:customStyle="1" w:styleId="ad">
    <w:name w:val="批注文字 字符"/>
    <w:basedOn w:val="a0"/>
    <w:link w:val="ac"/>
    <w:rsid w:val="00D35505"/>
    <w:rPr>
      <w:rFonts w:ascii="Arial" w:eastAsia="Arial" w:hAnsi="Arial" w:cs="Arial"/>
      <w:snapToGrid w:val="0"/>
      <w:color w:val="000000"/>
      <w:sz w:val="21"/>
      <w:szCs w:val="21"/>
    </w:rPr>
  </w:style>
  <w:style w:type="paragraph" w:styleId="ae">
    <w:name w:val="annotation subject"/>
    <w:basedOn w:val="ac"/>
    <w:next w:val="ac"/>
    <w:link w:val="af"/>
    <w:rsid w:val="00D35505"/>
    <w:rPr>
      <w:b/>
      <w:bCs/>
    </w:rPr>
  </w:style>
  <w:style w:type="character" w:customStyle="1" w:styleId="af">
    <w:name w:val="批注主题 字符"/>
    <w:basedOn w:val="ad"/>
    <w:link w:val="ae"/>
    <w:rsid w:val="00D35505"/>
    <w:rPr>
      <w:rFonts w:ascii="Arial" w:eastAsia="Arial" w:hAnsi="Arial" w:cs="Arial"/>
      <w:b/>
      <w:bCs/>
      <w:snapToGrid w:val="0"/>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cp:lastModifiedBy>珊 吴</cp:lastModifiedBy>
  <cp:revision>2</cp:revision>
  <cp:lastPrinted>2023-06-20T08:08:00Z</cp:lastPrinted>
  <dcterms:created xsi:type="dcterms:W3CDTF">2025-12-30T06:11:00Z</dcterms:created>
  <dcterms:modified xsi:type="dcterms:W3CDTF">2025-12-30T06:11:00Z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2023-06-20T15:08:25Z</vt:filetime>
  </property>
  <property fmtid="{D5CDD505-2E9C-101B-9397-08002B2CF9AE}" pid="4" name="UsrData">
    <vt:lpwstr>649150607ac359001f75b8cbwl</vt:lpwstr>
  </property>
  <property fmtid="{D5CDD505-2E9C-101B-9397-08002B2CF9AE}" pid="5" name="KSOProductBuildVer">
    <vt:lpwstr>2052-11.8.2.8808</vt:lpwstr>
  </property>
  <property fmtid="{D5CDD505-2E9C-101B-9397-08002B2CF9AE}" pid="6" name="ICV">
    <vt:lpwstr>2834FCC7F3524E49AA85B9C82253EA68_13</vt:lpwstr>
  </property>
  <property fmtid="{D5CDD505-2E9C-101B-9397-08002B2CF9AE}" pid="7" name="KSOTemplateDocerSaveRecord">
    <vt:lpwstr>eyJoZGlkIjoiYjQ4YmExNjE4Y2MxZmM3MjI3NGI3NDBmODY2ZjQyYzQiLCJ1c2VySWQiOiIxMTUwMzEzMzU0In0=</vt:lpwstr>
  </property>
</Properties>
</file>