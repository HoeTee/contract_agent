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44851">
      <w:pPr>
        <w:autoSpaceDE w:val="0"/>
        <w:autoSpaceDN w:val="0"/>
        <w:spacing w:line="360" w:lineRule="auto"/>
        <w:textAlignment w:val="bottom"/>
        <w:rPr>
          <w:rFonts w:eastAsia="黑体"/>
          <w:sz w:val="44"/>
        </w:rPr>
      </w:pPr>
    </w:p>
    <w:p w14:paraId="2ED71602">
      <w:pPr>
        <w:autoSpaceDE w:val="0"/>
        <w:autoSpaceDN w:val="0"/>
        <w:spacing w:line="360" w:lineRule="auto"/>
        <w:textAlignment w:val="bottom"/>
        <w:rPr>
          <w:rFonts w:eastAsia="黑体"/>
          <w:sz w:val="44"/>
        </w:rPr>
      </w:pPr>
    </w:p>
    <w:p w14:paraId="6D641B50">
      <w:pPr>
        <w:autoSpaceDE w:val="0"/>
        <w:autoSpaceDN w:val="0"/>
        <w:spacing w:line="360" w:lineRule="auto"/>
        <w:jc w:val="center"/>
        <w:textAlignment w:val="bottom"/>
        <w:rPr>
          <w:rFonts w:eastAsia="黑体"/>
          <w:sz w:val="44"/>
        </w:rPr>
      </w:pPr>
    </w:p>
    <w:p w14:paraId="0B1C1428">
      <w:pPr>
        <w:autoSpaceDE w:val="0"/>
        <w:autoSpaceDN w:val="0"/>
        <w:spacing w:line="360" w:lineRule="auto"/>
        <w:jc w:val="center"/>
        <w:textAlignment w:val="bottom"/>
        <w:rPr>
          <w:rFonts w:eastAsia="方正小标宋_GBK"/>
          <w:sz w:val="44"/>
        </w:rPr>
      </w:pPr>
      <w:r>
        <w:rPr>
          <w:rFonts w:hint="eastAsia" w:eastAsia="方正小标宋_GBK"/>
          <w:sz w:val="44"/>
        </w:rPr>
        <w:t>浙江农村商业联合银行股份有限公司</w:t>
      </w:r>
    </w:p>
    <w:p w14:paraId="44D01265">
      <w:pPr>
        <w:autoSpaceDE w:val="0"/>
        <w:autoSpaceDN w:val="0"/>
        <w:spacing w:line="360" w:lineRule="auto"/>
        <w:jc w:val="center"/>
        <w:textAlignment w:val="bottom"/>
        <w:rPr>
          <w:rFonts w:eastAsia="方正小标宋_GBK"/>
          <w:sz w:val="44"/>
        </w:rPr>
      </w:pPr>
      <w:r>
        <w:rPr>
          <w:rFonts w:hint="eastAsia" w:eastAsia="方正小标宋_GBK"/>
          <w:sz w:val="44"/>
        </w:rPr>
        <w:t>与</w:t>
      </w:r>
    </w:p>
    <w:p w14:paraId="2AFFB0B0">
      <w:pPr>
        <w:autoSpaceDE w:val="0"/>
        <w:autoSpaceDN w:val="0"/>
        <w:spacing w:line="360" w:lineRule="auto"/>
        <w:jc w:val="center"/>
        <w:textAlignment w:val="bottom"/>
        <w:rPr>
          <w:rFonts w:eastAsia="方正小标宋_GBK"/>
          <w:sz w:val="44"/>
        </w:rPr>
      </w:pPr>
      <w:r>
        <w:rPr>
          <w:rFonts w:hint="eastAsia" w:eastAsia="方正小标宋_GBK"/>
          <w:sz w:val="44"/>
        </w:rPr>
        <w:t>中国移动通信集团浙江有限公司</w:t>
      </w:r>
    </w:p>
    <w:p w14:paraId="15DA22C4">
      <w:pPr>
        <w:autoSpaceDE w:val="0"/>
        <w:autoSpaceDN w:val="0"/>
        <w:spacing w:line="360" w:lineRule="auto"/>
        <w:jc w:val="center"/>
        <w:textAlignment w:val="bottom"/>
        <w:rPr>
          <w:rFonts w:eastAsia="黑体"/>
          <w:sz w:val="44"/>
        </w:rPr>
      </w:pPr>
    </w:p>
    <w:p w14:paraId="47D9EE22">
      <w:pPr>
        <w:autoSpaceDE w:val="0"/>
        <w:autoSpaceDN w:val="0"/>
        <w:spacing w:line="360" w:lineRule="auto"/>
        <w:jc w:val="center"/>
        <w:textAlignment w:val="bottom"/>
        <w:rPr>
          <w:rFonts w:eastAsia="方正小标宋_GBK"/>
          <w:sz w:val="24"/>
        </w:rPr>
      </w:pPr>
      <w:r>
        <w:rPr>
          <w:rFonts w:hint="eastAsia" w:eastAsia="方正小标宋_GBK"/>
          <w:sz w:val="44"/>
        </w:rPr>
        <w:t>集团固话业务协议</w:t>
      </w:r>
    </w:p>
    <w:p w14:paraId="6744B76F">
      <w:pPr>
        <w:autoSpaceDE w:val="0"/>
        <w:autoSpaceDN w:val="0"/>
        <w:spacing w:line="360" w:lineRule="auto"/>
        <w:jc w:val="center"/>
        <w:textAlignment w:val="bottom"/>
        <w:rPr>
          <w:rFonts w:eastAsia="方正小标宋_GBK"/>
          <w:sz w:val="24"/>
        </w:rPr>
      </w:pPr>
    </w:p>
    <w:p w14:paraId="014AC420">
      <w:pPr>
        <w:jc w:val="center"/>
        <w:rPr>
          <w:rFonts w:ascii="黑体" w:eastAsia="黑体"/>
          <w:sz w:val="44"/>
        </w:rPr>
      </w:pPr>
    </w:p>
    <w:p w14:paraId="0C770F21">
      <w:pPr>
        <w:jc w:val="center"/>
        <w:rPr>
          <w:rFonts w:ascii="黑体" w:eastAsia="黑体"/>
          <w:sz w:val="44"/>
        </w:rPr>
      </w:pPr>
    </w:p>
    <w:p w14:paraId="689A43F5">
      <w:pPr>
        <w:jc w:val="center"/>
        <w:rPr>
          <w:rFonts w:ascii="黑体" w:eastAsia="黑体"/>
          <w:sz w:val="28"/>
        </w:rPr>
      </w:pPr>
    </w:p>
    <w:p w14:paraId="750E0A43">
      <w:pPr>
        <w:autoSpaceDE w:val="0"/>
        <w:autoSpaceDN w:val="0"/>
        <w:spacing w:line="560" w:lineRule="exact"/>
        <w:jc w:val="center"/>
        <w:textAlignment w:val="bottom"/>
        <w:rPr>
          <w:rFonts w:eastAsia="黑体" w:cs="Arial"/>
          <w:sz w:val="28"/>
          <w:szCs w:val="28"/>
        </w:rPr>
      </w:pPr>
      <w:r>
        <w:rPr>
          <w:rFonts w:eastAsia="黑体" w:cs="Arial"/>
          <w:sz w:val="28"/>
          <w:szCs w:val="28"/>
        </w:rPr>
        <w:t>签</w:t>
      </w:r>
      <w:r>
        <w:rPr>
          <w:rFonts w:hint="eastAsia" w:eastAsia="黑体" w:cs="Arial"/>
          <w:sz w:val="28"/>
          <w:szCs w:val="28"/>
        </w:rPr>
        <w:t>订</w:t>
      </w:r>
      <w:r>
        <w:rPr>
          <w:rFonts w:eastAsia="黑体" w:cs="Arial"/>
          <w:sz w:val="28"/>
          <w:szCs w:val="28"/>
        </w:rPr>
        <w:t>地点</w:t>
      </w:r>
      <w:r>
        <w:rPr>
          <w:rFonts w:hint="eastAsia" w:eastAsia="黑体" w:cs="Arial"/>
          <w:sz w:val="28"/>
          <w:szCs w:val="28"/>
        </w:rPr>
        <w:t>：浙江省杭州市上城区</w:t>
      </w:r>
    </w:p>
    <w:p w14:paraId="014D49ED">
      <w:pPr>
        <w:autoSpaceDE w:val="0"/>
        <w:autoSpaceDN w:val="0"/>
        <w:spacing w:line="560" w:lineRule="exact"/>
        <w:jc w:val="center"/>
        <w:textAlignment w:val="bottom"/>
        <w:rPr>
          <w:rFonts w:eastAsia="黑体" w:cs="Arial"/>
          <w:sz w:val="28"/>
          <w:szCs w:val="28"/>
        </w:rPr>
      </w:pPr>
      <w:r>
        <w:rPr>
          <w:rFonts w:eastAsia="黑体" w:cs="Arial"/>
          <w:sz w:val="28"/>
          <w:szCs w:val="28"/>
        </w:rPr>
        <w:t>签订日期</w:t>
      </w:r>
      <w:r>
        <w:rPr>
          <w:rFonts w:hint="eastAsia" w:eastAsia="黑体" w:cs="Arial"/>
          <w:sz w:val="28"/>
          <w:szCs w:val="28"/>
        </w:rPr>
        <w:t>：</w:t>
      </w:r>
      <w:r>
        <w:rPr>
          <w:rFonts w:eastAsia="黑体" w:cs="Arial"/>
          <w:sz w:val="28"/>
          <w:szCs w:val="28"/>
        </w:rPr>
        <w:t xml:space="preserve">2025 年    月   </w:t>
      </w:r>
      <w:r>
        <w:rPr>
          <w:rFonts w:hint="eastAsia" w:eastAsia="黑体" w:cs="Arial"/>
          <w:sz w:val="28"/>
          <w:szCs w:val="28"/>
        </w:rPr>
        <w:t>日</w:t>
      </w:r>
    </w:p>
    <w:p w14:paraId="44BA9C7E">
      <w:pPr>
        <w:autoSpaceDE w:val="0"/>
        <w:autoSpaceDN w:val="0"/>
        <w:spacing w:line="560" w:lineRule="exact"/>
        <w:jc w:val="center"/>
        <w:textAlignment w:val="bottom"/>
        <w:rPr>
          <w:rFonts w:eastAsia="黑体" w:cs="Arial"/>
          <w:sz w:val="28"/>
          <w:szCs w:val="28"/>
        </w:rPr>
      </w:pPr>
    </w:p>
    <w:p w14:paraId="033B0968">
      <w:pPr>
        <w:widowControl/>
        <w:spacing w:line="360" w:lineRule="auto"/>
        <w:jc w:val="left"/>
        <w:rPr>
          <w:rFonts w:cs="Arial"/>
          <w:sz w:val="24"/>
        </w:rPr>
        <w:sectPr>
          <w:headerReference r:id="rId7" w:type="first"/>
          <w:footerReference r:id="rId10" w:type="first"/>
          <w:headerReference r:id="rId5" w:type="default"/>
          <w:footerReference r:id="rId8" w:type="default"/>
          <w:headerReference r:id="rId6" w:type="even"/>
          <w:footerReference r:id="rId9" w:type="even"/>
          <w:pgSz w:w="11906" w:h="16838"/>
          <w:pgMar w:top="1247" w:right="1797" w:bottom="1361" w:left="1797" w:header="851" w:footer="992" w:gutter="0"/>
          <w:pgNumType w:fmt="decimal" w:start="1"/>
          <w:cols w:space="720" w:num="1"/>
          <w:titlePg/>
          <w:docGrid w:type="lines" w:linePitch="312" w:charSpace="0"/>
        </w:sectPr>
      </w:pPr>
    </w:p>
    <w:p w14:paraId="3756D178">
      <w:pPr>
        <w:adjustRightInd w:val="0"/>
        <w:snapToGrid w:val="0"/>
        <w:spacing w:line="336" w:lineRule="auto"/>
        <w:rPr>
          <w:rFonts w:cs="Arial"/>
          <w:b/>
          <w:color w:val="000000"/>
          <w:sz w:val="28"/>
        </w:rPr>
      </w:pPr>
      <w:r>
        <w:rPr>
          <w:rFonts w:cs="Arial"/>
          <w:b/>
          <w:color w:val="000000"/>
          <w:sz w:val="28"/>
        </w:rPr>
        <w:t>甲方：浙江农村商业联合银行股份有限公司</w:t>
      </w:r>
    </w:p>
    <w:p w14:paraId="144E90D1">
      <w:pPr>
        <w:adjustRightInd w:val="0"/>
        <w:snapToGrid w:val="0"/>
        <w:spacing w:line="336" w:lineRule="auto"/>
        <w:ind w:left="850" w:leftChars="405"/>
        <w:rPr>
          <w:rFonts w:cs="Arial"/>
          <w:color w:val="000000"/>
          <w:sz w:val="28"/>
        </w:rPr>
      </w:pPr>
      <w:r>
        <w:rPr>
          <w:rFonts w:hint="eastAsia" w:cs="Arial"/>
          <w:color w:val="000000"/>
          <w:sz w:val="28"/>
        </w:rPr>
        <w:t>地址：杭州市秋涛路660号</w:t>
      </w:r>
    </w:p>
    <w:p w14:paraId="12499F1C">
      <w:pPr>
        <w:adjustRightInd w:val="0"/>
        <w:snapToGrid w:val="0"/>
        <w:spacing w:line="336" w:lineRule="auto"/>
        <w:ind w:left="850" w:leftChars="405"/>
        <w:rPr>
          <w:rFonts w:cs="Arial"/>
          <w:color w:val="000000"/>
          <w:sz w:val="28"/>
        </w:rPr>
      </w:pPr>
      <w:r>
        <w:rPr>
          <w:rFonts w:hint="eastAsia" w:cs="Arial"/>
          <w:color w:val="000000"/>
          <w:sz w:val="28"/>
        </w:rPr>
        <w:t>电话：0571－86650752</w:t>
      </w:r>
    </w:p>
    <w:p w14:paraId="5F0E761E">
      <w:pPr>
        <w:adjustRightInd w:val="0"/>
        <w:snapToGrid w:val="0"/>
        <w:spacing w:line="336" w:lineRule="auto"/>
        <w:ind w:left="850" w:leftChars="405"/>
        <w:rPr>
          <w:rFonts w:hint="eastAsia" w:cs="Arial" w:eastAsiaTheme="minorEastAsia"/>
          <w:color w:val="000000"/>
          <w:sz w:val="28"/>
          <w:lang w:val="en-US" w:eastAsia="zh-CN"/>
          <w:rPrChange w:id="0" w:author="Zhangf" w:date="2025-07-31T16:49:36Z">
            <w:rPr>
              <w:rFonts w:hint="default" w:cs="Arial" w:eastAsiaTheme="minorEastAsia"/>
              <w:color w:val="000000"/>
              <w:sz w:val="28"/>
              <w:lang w:val="en-US" w:eastAsia="zh-CN"/>
            </w:rPr>
          </w:rPrChange>
        </w:rPr>
      </w:pPr>
      <w:r>
        <w:rPr>
          <w:rFonts w:hint="eastAsia" w:cs="Arial"/>
          <w:color w:val="000000"/>
          <w:sz w:val="28"/>
        </w:rPr>
        <w:t xml:space="preserve">联系人: </w:t>
      </w:r>
      <w:r>
        <w:rPr>
          <w:rFonts w:hint="eastAsia" w:cs="Arial"/>
          <w:color w:val="000000"/>
          <w:sz w:val="28"/>
          <w:rPrChange w:id="1" w:author="Zhangf" w:date="2025-07-31T16:49:36Z">
            <w:rPr/>
          </w:rPrChange>
        </w:rPr>
        <w:commentReference w:id="0"/>
      </w:r>
      <w:ins w:id="2" w:author="Zhangf" w:date="2025-07-31T16:49:26Z">
        <w:r>
          <w:rPr>
            <w:rFonts w:hint="eastAsia" w:cs="Arial"/>
            <w:color w:val="000000"/>
            <w:sz w:val="28"/>
            <w:lang w:val="en-US" w:eastAsia="zh-CN"/>
            <w:rPrChange w:id="3" w:author="Zhangf" w:date="2025-07-31T16:49:36Z">
              <w:rPr>
                <w:rFonts w:hint="eastAsia"/>
                <w:lang w:val="en-US" w:eastAsia="zh-CN"/>
              </w:rPr>
            </w:rPrChange>
          </w:rPr>
          <w:t>萧</w:t>
        </w:r>
      </w:ins>
      <w:ins w:id="5" w:author="Zhangf" w:date="2025-07-31T16:49:27Z">
        <w:r>
          <w:rPr>
            <w:rFonts w:hint="eastAsia" w:cs="Arial"/>
            <w:color w:val="000000"/>
            <w:sz w:val="28"/>
            <w:lang w:val="en-US" w:eastAsia="zh-CN"/>
            <w:rPrChange w:id="6" w:author="Zhangf" w:date="2025-07-31T16:49:36Z">
              <w:rPr>
                <w:rFonts w:hint="eastAsia"/>
                <w:lang w:val="en-US" w:eastAsia="zh-CN"/>
              </w:rPr>
            </w:rPrChange>
          </w:rPr>
          <w:t>辰</w:t>
        </w:r>
      </w:ins>
      <w:bookmarkStart w:id="13" w:name="_GoBack"/>
      <w:bookmarkEnd w:id="13"/>
    </w:p>
    <w:p w14:paraId="4B80E4B0">
      <w:pPr>
        <w:adjustRightInd w:val="0"/>
        <w:snapToGrid w:val="0"/>
        <w:spacing w:line="336" w:lineRule="auto"/>
        <w:ind w:left="850" w:leftChars="405"/>
        <w:rPr>
          <w:rFonts w:hint="default" w:cs="Arial" w:eastAsiaTheme="minorEastAsia"/>
          <w:color w:val="000000"/>
          <w:sz w:val="28"/>
          <w:lang w:val="en-US" w:eastAsia="zh-CN"/>
        </w:rPr>
      </w:pPr>
      <w:r>
        <w:rPr>
          <w:rFonts w:hint="eastAsia" w:cs="Arial"/>
          <w:color w:val="000000"/>
          <w:sz w:val="28"/>
        </w:rPr>
        <w:t>邮箱地址：</w:t>
      </w:r>
      <w:ins w:id="8" w:author="Zhangf" w:date="2025-07-31T16:50:00Z">
        <w:r>
          <w:rPr>
            <w:rFonts w:hint="eastAsia" w:cs="Arial"/>
            <w:color w:val="000000"/>
            <w:sz w:val="28"/>
            <w:lang w:val="en-US" w:eastAsia="zh-CN"/>
          </w:rPr>
          <w:t>x</w:t>
        </w:r>
      </w:ins>
      <w:ins w:id="9" w:author="Zhangf" w:date="2025-07-31T16:50:01Z">
        <w:r>
          <w:rPr>
            <w:rFonts w:hint="eastAsia" w:cs="Arial"/>
            <w:color w:val="000000"/>
            <w:sz w:val="28"/>
            <w:lang w:val="en-US" w:eastAsia="zh-CN"/>
          </w:rPr>
          <w:t>c</w:t>
        </w:r>
      </w:ins>
      <w:ins w:id="10" w:author="Zhangf" w:date="2025-07-31T16:50:02Z">
        <w:r>
          <w:rPr>
            <w:rFonts w:hint="eastAsia" w:cs="Arial"/>
            <w:color w:val="000000"/>
            <w:sz w:val="28"/>
            <w:lang w:val="en-US" w:eastAsia="zh-CN"/>
          </w:rPr>
          <w:t>@</w:t>
        </w:r>
      </w:ins>
      <w:ins w:id="11" w:author="Zhangf" w:date="2025-07-31T16:50:03Z">
        <w:r>
          <w:rPr>
            <w:rFonts w:hint="eastAsia" w:cs="Arial"/>
            <w:color w:val="000000"/>
            <w:sz w:val="28"/>
            <w:lang w:val="en-US" w:eastAsia="zh-CN"/>
          </w:rPr>
          <w:t>zjrcu</w:t>
        </w:r>
      </w:ins>
      <w:ins w:id="12" w:author="Zhangf" w:date="2025-07-31T16:50:04Z">
        <w:r>
          <w:rPr>
            <w:rFonts w:hint="eastAsia" w:cs="Arial"/>
            <w:color w:val="000000"/>
            <w:sz w:val="28"/>
            <w:lang w:val="en-US" w:eastAsia="zh-CN"/>
          </w:rPr>
          <w:t>.</w:t>
        </w:r>
      </w:ins>
      <w:ins w:id="13" w:author="Zhangf" w:date="2025-07-31T16:50:05Z">
        <w:r>
          <w:rPr>
            <w:rFonts w:hint="eastAsia" w:cs="Arial"/>
            <w:color w:val="000000"/>
            <w:sz w:val="28"/>
            <w:lang w:val="en-US" w:eastAsia="zh-CN"/>
          </w:rPr>
          <w:t>com</w:t>
        </w:r>
      </w:ins>
    </w:p>
    <w:p w14:paraId="55BED0A8">
      <w:pPr>
        <w:adjustRightInd w:val="0"/>
        <w:snapToGrid w:val="0"/>
        <w:spacing w:line="336" w:lineRule="auto"/>
        <w:ind w:left="850" w:leftChars="405"/>
        <w:rPr>
          <w:rFonts w:cs="Arial"/>
          <w:color w:val="000000"/>
          <w:sz w:val="28"/>
        </w:rPr>
      </w:pPr>
      <w:r>
        <w:rPr>
          <w:rFonts w:hint="eastAsia" w:cs="Arial"/>
          <w:color w:val="000000"/>
          <w:sz w:val="28"/>
        </w:rPr>
        <w:t>统一社会信用代码：91330000761316739P</w:t>
      </w:r>
    </w:p>
    <w:p w14:paraId="1DE209F6">
      <w:pPr>
        <w:adjustRightInd w:val="0"/>
        <w:snapToGrid w:val="0"/>
        <w:spacing w:line="336" w:lineRule="auto"/>
        <w:ind w:left="850" w:leftChars="405"/>
        <w:rPr>
          <w:rFonts w:cs="Arial"/>
          <w:color w:val="000000"/>
          <w:sz w:val="28"/>
        </w:rPr>
      </w:pPr>
      <w:r>
        <w:rPr>
          <w:rFonts w:hint="eastAsia" w:cs="Arial"/>
          <w:color w:val="000000"/>
          <w:sz w:val="28"/>
        </w:rPr>
        <w:t>账户：浙江农村商业联合银行股份有限公司</w:t>
      </w:r>
    </w:p>
    <w:p w14:paraId="7EF765E0">
      <w:pPr>
        <w:adjustRightInd w:val="0"/>
        <w:snapToGrid w:val="0"/>
        <w:spacing w:line="336" w:lineRule="auto"/>
        <w:ind w:left="850" w:leftChars="405"/>
        <w:rPr>
          <w:rFonts w:cs="Arial"/>
          <w:color w:val="000000"/>
          <w:sz w:val="28"/>
        </w:rPr>
      </w:pPr>
      <w:r>
        <w:rPr>
          <w:rFonts w:hint="eastAsia" w:cs="Arial"/>
          <w:color w:val="000000"/>
          <w:sz w:val="28"/>
        </w:rPr>
        <w:t>开户银行：杭州联合银行营业部</w:t>
      </w:r>
    </w:p>
    <w:p w14:paraId="585B433D">
      <w:pPr>
        <w:adjustRightInd w:val="0"/>
        <w:snapToGrid w:val="0"/>
        <w:spacing w:line="336" w:lineRule="auto"/>
        <w:ind w:left="850" w:leftChars="405"/>
        <w:rPr>
          <w:rFonts w:cs="Arial"/>
          <w:color w:val="000000"/>
          <w:sz w:val="28"/>
        </w:rPr>
      </w:pPr>
      <w:r>
        <w:rPr>
          <w:rFonts w:hint="eastAsia" w:cs="Arial"/>
          <w:color w:val="000000"/>
          <w:sz w:val="28"/>
        </w:rPr>
        <w:t>账号：201000006496854</w:t>
      </w:r>
    </w:p>
    <w:p w14:paraId="5DC1E0B0">
      <w:pPr>
        <w:pStyle w:val="17"/>
        <w:autoSpaceDE w:val="0"/>
        <w:autoSpaceDN w:val="0"/>
        <w:spacing w:line="336" w:lineRule="auto"/>
        <w:ind w:firstLine="852" w:firstLineChars="303"/>
        <w:textAlignment w:val="bottom"/>
        <w:rPr>
          <w:rFonts w:ascii="Times New Roman" w:eastAsia="黑体" w:cs="Arial"/>
          <w:b/>
          <w:color w:val="000000"/>
          <w:sz w:val="28"/>
          <w:szCs w:val="28"/>
        </w:rPr>
      </w:pPr>
    </w:p>
    <w:p w14:paraId="25E04338">
      <w:pPr>
        <w:adjustRightInd w:val="0"/>
        <w:snapToGrid w:val="0"/>
        <w:spacing w:line="336" w:lineRule="auto"/>
        <w:rPr>
          <w:rFonts w:cs="Arial"/>
          <w:b/>
          <w:color w:val="000000"/>
          <w:sz w:val="28"/>
        </w:rPr>
      </w:pPr>
      <w:r>
        <w:rPr>
          <w:rFonts w:cs="Arial"/>
          <w:b/>
          <w:color w:val="000000"/>
          <w:sz w:val="28"/>
        </w:rPr>
        <w:t>乙方：</w:t>
      </w:r>
      <w:r>
        <w:rPr>
          <w:rFonts w:hint="eastAsia" w:cs="Arial"/>
          <w:b/>
          <w:color w:val="000000"/>
          <w:sz w:val="28"/>
        </w:rPr>
        <w:t>中国移动通信集团浙江有限公司</w:t>
      </w:r>
    </w:p>
    <w:p w14:paraId="193FD973">
      <w:pPr>
        <w:adjustRightInd w:val="0"/>
        <w:snapToGrid w:val="0"/>
        <w:spacing w:line="336" w:lineRule="auto"/>
        <w:ind w:firstLine="840" w:firstLineChars="300"/>
        <w:rPr>
          <w:rFonts w:cs="Arial"/>
          <w:color w:val="000000"/>
          <w:sz w:val="28"/>
        </w:rPr>
      </w:pPr>
      <w:r>
        <w:rPr>
          <w:rFonts w:cs="Arial"/>
          <w:color w:val="000000"/>
          <w:sz w:val="28"/>
        </w:rPr>
        <w:t>地址：</w:t>
      </w:r>
      <w:r>
        <w:rPr>
          <w:rFonts w:hint="eastAsia" w:cs="Arial"/>
          <w:color w:val="000000"/>
          <w:sz w:val="28"/>
        </w:rPr>
        <w:t>杭州市解放东路</w:t>
      </w:r>
      <w:r>
        <w:rPr>
          <w:rFonts w:cs="Arial"/>
          <w:color w:val="000000"/>
          <w:sz w:val="28"/>
        </w:rPr>
        <w:t>19</w:t>
      </w:r>
      <w:r>
        <w:rPr>
          <w:rFonts w:hint="eastAsia" w:cs="Arial"/>
          <w:color w:val="000000"/>
          <w:sz w:val="28"/>
        </w:rPr>
        <w:t>号</w:t>
      </w:r>
    </w:p>
    <w:p w14:paraId="5A11CCE0">
      <w:pPr>
        <w:adjustRightInd w:val="0"/>
        <w:snapToGrid w:val="0"/>
        <w:spacing w:line="336" w:lineRule="auto"/>
        <w:ind w:left="850" w:leftChars="405"/>
        <w:rPr>
          <w:rFonts w:cs="Arial"/>
          <w:color w:val="000000"/>
          <w:sz w:val="28"/>
        </w:rPr>
      </w:pPr>
      <w:r>
        <w:rPr>
          <w:rFonts w:cs="Arial"/>
          <w:color w:val="000000"/>
          <w:sz w:val="28"/>
        </w:rPr>
        <w:t>电话：13905710571-569031</w:t>
      </w:r>
    </w:p>
    <w:p w14:paraId="5EBEB116">
      <w:pPr>
        <w:adjustRightInd w:val="0"/>
        <w:snapToGrid w:val="0"/>
        <w:spacing w:line="336" w:lineRule="auto"/>
        <w:ind w:left="850" w:leftChars="405"/>
        <w:rPr>
          <w:rFonts w:cs="Arial"/>
          <w:color w:val="000000"/>
          <w:sz w:val="28"/>
        </w:rPr>
      </w:pPr>
      <w:r>
        <w:rPr>
          <w:rFonts w:hint="eastAsia" w:cs="Arial"/>
          <w:color w:val="000000"/>
          <w:sz w:val="28"/>
        </w:rPr>
        <w:t>联系人：余兆传</w:t>
      </w:r>
    </w:p>
    <w:p w14:paraId="523B083D">
      <w:pPr>
        <w:adjustRightInd w:val="0"/>
        <w:snapToGrid w:val="0"/>
        <w:spacing w:line="336" w:lineRule="auto"/>
        <w:ind w:left="850" w:leftChars="405"/>
        <w:rPr>
          <w:rFonts w:cs="Arial"/>
          <w:color w:val="000000"/>
          <w:sz w:val="28"/>
        </w:rPr>
      </w:pPr>
      <w:r>
        <w:rPr>
          <w:rFonts w:hint="eastAsia" w:cs="Arial"/>
          <w:color w:val="000000"/>
          <w:sz w:val="28"/>
        </w:rPr>
        <w:t>邮箱地址：</w:t>
      </w:r>
      <w:r>
        <w:rPr>
          <w:rFonts w:cs="Arial"/>
          <w:color w:val="000000"/>
          <w:sz w:val="28"/>
        </w:rPr>
        <w:t>yuzhaochuan@zj.chinamobile.com</w:t>
      </w:r>
    </w:p>
    <w:p w14:paraId="36CF55F1">
      <w:pPr>
        <w:adjustRightInd w:val="0"/>
        <w:snapToGrid w:val="0"/>
        <w:spacing w:line="336" w:lineRule="auto"/>
        <w:ind w:left="850" w:leftChars="405"/>
        <w:rPr>
          <w:rFonts w:cs="Arial"/>
          <w:color w:val="000000"/>
          <w:sz w:val="28"/>
        </w:rPr>
      </w:pPr>
      <w:r>
        <w:rPr>
          <w:rFonts w:hint="eastAsia" w:cs="Arial"/>
          <w:color w:val="000000"/>
          <w:sz w:val="28"/>
        </w:rPr>
        <w:t>统一社会信用代码：</w:t>
      </w:r>
      <w:r>
        <w:rPr>
          <w:rFonts w:cs="Arial"/>
          <w:color w:val="000000"/>
          <w:sz w:val="28"/>
        </w:rPr>
        <w:t>91330000704200297U</w:t>
      </w:r>
    </w:p>
    <w:p w14:paraId="6E1849A3">
      <w:pPr>
        <w:adjustRightInd w:val="0"/>
        <w:snapToGrid w:val="0"/>
        <w:spacing w:line="336" w:lineRule="auto"/>
        <w:ind w:left="850" w:leftChars="405"/>
        <w:rPr>
          <w:rFonts w:cs="Arial"/>
          <w:color w:val="000000"/>
          <w:sz w:val="28"/>
        </w:rPr>
      </w:pPr>
      <w:r>
        <w:rPr>
          <w:rFonts w:hint="eastAsia" w:cs="Arial"/>
          <w:color w:val="000000"/>
          <w:sz w:val="28"/>
        </w:rPr>
        <w:t>账户：中国移动通信集团浙江有限公司杭州分公司</w:t>
      </w:r>
    </w:p>
    <w:p w14:paraId="06447BA6">
      <w:pPr>
        <w:adjustRightInd w:val="0"/>
        <w:snapToGrid w:val="0"/>
        <w:spacing w:line="336" w:lineRule="auto"/>
        <w:ind w:left="850" w:leftChars="405"/>
        <w:rPr>
          <w:rFonts w:cs="Arial"/>
          <w:color w:val="000000"/>
          <w:sz w:val="28"/>
        </w:rPr>
      </w:pPr>
      <w:r>
        <w:rPr>
          <w:rFonts w:hint="eastAsia" w:cs="Arial"/>
          <w:color w:val="000000"/>
          <w:sz w:val="28"/>
        </w:rPr>
        <w:t>开户银行：</w:t>
      </w:r>
      <w:bookmarkStart w:id="0" w:name="PO_3000011554_CC001supBankName"/>
      <w:r>
        <w:rPr>
          <w:rFonts w:hint="eastAsia" w:cs="Arial"/>
          <w:color w:val="000000"/>
          <w:sz w:val="28"/>
        </w:rPr>
        <w:t>招商银行北京分行营业部</w:t>
      </w:r>
      <w:bookmarkEnd w:id="0"/>
    </w:p>
    <w:p w14:paraId="448D4560">
      <w:pPr>
        <w:adjustRightInd w:val="0"/>
        <w:snapToGrid w:val="0"/>
        <w:spacing w:line="336" w:lineRule="auto"/>
        <w:ind w:left="850" w:leftChars="405"/>
        <w:rPr>
          <w:rFonts w:cs="Arial"/>
          <w:color w:val="000000"/>
        </w:rPr>
      </w:pPr>
      <w:r>
        <w:rPr>
          <w:rFonts w:hint="eastAsia" w:cs="Arial"/>
          <w:color w:val="000000"/>
          <w:sz w:val="28"/>
        </w:rPr>
        <w:t>账号：</w:t>
      </w:r>
      <w:bookmarkStart w:id="1" w:name="PO_3000011554_CC001supBankAccount"/>
      <w:r>
        <w:rPr>
          <w:rFonts w:hint="eastAsia" w:cs="Arial"/>
          <w:color w:val="000000"/>
          <w:sz w:val="28"/>
        </w:rPr>
        <w:t>8888014400005274</w:t>
      </w:r>
      <w:bookmarkEnd w:id="1"/>
    </w:p>
    <w:p w14:paraId="6C2624DD">
      <w:pPr>
        <w:pStyle w:val="10"/>
        <w:widowControl/>
        <w:spacing w:before="42" w:beforeAutospacing="0" w:after="42" w:afterAutospacing="0" w:line="192" w:lineRule="atLeast"/>
        <w:rPr>
          <w:rFonts w:hint="eastAsia" w:ascii="微软雅黑" w:hAnsi="微软雅黑" w:eastAsia="微软雅黑" w:cs="微软雅黑"/>
          <w:b/>
          <w:bCs/>
          <w:color w:val="000000"/>
          <w:sz w:val="20"/>
          <w:szCs w:val="20"/>
        </w:rPr>
      </w:pPr>
    </w:p>
    <w:p w14:paraId="00B8DAD6">
      <w:pPr>
        <w:pStyle w:val="10"/>
        <w:widowControl/>
        <w:spacing w:before="42" w:beforeAutospacing="0" w:after="42" w:afterAutospacing="0" w:line="192" w:lineRule="atLeast"/>
        <w:rPr>
          <w:rFonts w:hint="eastAsia" w:ascii="微软雅黑" w:hAnsi="微软雅黑" w:eastAsia="微软雅黑" w:cs="微软雅黑"/>
          <w:b/>
          <w:bCs/>
          <w:color w:val="000000"/>
          <w:sz w:val="20"/>
          <w:szCs w:val="20"/>
        </w:rPr>
      </w:pPr>
    </w:p>
    <w:p w14:paraId="1F7690C8">
      <w:pPr>
        <w:pStyle w:val="10"/>
        <w:widowControl/>
        <w:spacing w:before="42" w:beforeAutospacing="0" w:after="42" w:afterAutospacing="0" w:line="192" w:lineRule="atLeast"/>
        <w:rPr>
          <w:rFonts w:hint="eastAsia" w:ascii="微软雅黑" w:hAnsi="微软雅黑" w:eastAsia="微软雅黑" w:cs="微软雅黑"/>
          <w:b/>
          <w:bCs/>
          <w:color w:val="000000"/>
          <w:sz w:val="20"/>
          <w:szCs w:val="20"/>
        </w:rPr>
      </w:pPr>
    </w:p>
    <w:p w14:paraId="785689C7">
      <w:pPr>
        <w:pStyle w:val="10"/>
        <w:widowControl/>
        <w:spacing w:before="42" w:beforeAutospacing="0" w:after="42" w:afterAutospacing="0" w:line="192" w:lineRule="atLeast"/>
        <w:rPr>
          <w:rFonts w:hint="eastAsia" w:ascii="微软雅黑" w:hAnsi="微软雅黑" w:eastAsia="微软雅黑" w:cs="微软雅黑"/>
          <w:b/>
          <w:bCs/>
          <w:color w:val="000000"/>
          <w:sz w:val="20"/>
          <w:szCs w:val="20"/>
        </w:rPr>
      </w:pPr>
    </w:p>
    <w:p w14:paraId="6D11D060">
      <w:pPr>
        <w:pStyle w:val="10"/>
        <w:widowControl/>
        <w:spacing w:before="42" w:beforeAutospacing="0" w:after="42" w:afterAutospacing="0" w:line="192" w:lineRule="atLeast"/>
        <w:rPr>
          <w:rFonts w:hint="eastAsia" w:ascii="微软雅黑" w:hAnsi="微软雅黑" w:eastAsia="微软雅黑" w:cs="微软雅黑"/>
          <w:b/>
          <w:bCs/>
          <w:color w:val="000000"/>
          <w:sz w:val="20"/>
          <w:szCs w:val="20"/>
        </w:rPr>
      </w:pPr>
    </w:p>
    <w:p w14:paraId="438215E9">
      <w:pPr>
        <w:pStyle w:val="10"/>
        <w:widowControl/>
        <w:spacing w:before="42" w:beforeAutospacing="0" w:after="42" w:afterAutospacing="0" w:line="192" w:lineRule="atLeast"/>
        <w:rPr>
          <w:rFonts w:hint="eastAsia" w:ascii="微软雅黑" w:hAnsi="微软雅黑" w:eastAsia="微软雅黑" w:cs="微软雅黑"/>
          <w:b/>
          <w:bCs/>
          <w:color w:val="000000"/>
          <w:sz w:val="20"/>
          <w:szCs w:val="20"/>
        </w:rPr>
      </w:pPr>
    </w:p>
    <w:p w14:paraId="6D4D0C73">
      <w:pPr>
        <w:pStyle w:val="10"/>
        <w:widowControl/>
        <w:spacing w:before="42" w:beforeAutospacing="0" w:after="42" w:afterAutospacing="0" w:line="192" w:lineRule="atLeast"/>
        <w:rPr>
          <w:rFonts w:hint="eastAsia" w:ascii="宋体" w:hAnsi="宋体" w:eastAsia="宋体"/>
          <w:snapToGrid w:val="0"/>
          <w:color w:val="000000"/>
          <w:kern w:val="2"/>
        </w:rPr>
      </w:pPr>
    </w:p>
    <w:p w14:paraId="7BBFDCF9">
      <w:pPr>
        <w:adjustRightInd w:val="0"/>
        <w:spacing w:line="336" w:lineRule="auto"/>
        <w:ind w:firstLine="426" w:firstLineChars="177"/>
        <w:rPr>
          <w:rFonts w:ascii="Times New Roman" w:hAnsi="Times New Roman" w:eastAsia="宋体" w:cs="Times New Roman"/>
          <w:b/>
          <w:snapToGrid w:val="0"/>
          <w:color w:val="000000"/>
          <w:sz w:val="24"/>
          <w:szCs w:val="28"/>
        </w:rPr>
      </w:pPr>
      <w:r>
        <w:rPr>
          <w:rFonts w:hint="eastAsia" w:ascii="Times New Roman" w:hAnsi="Times New Roman" w:eastAsia="宋体" w:cs="Times New Roman"/>
          <w:b/>
          <w:snapToGrid w:val="0"/>
          <w:color w:val="000000"/>
          <w:sz w:val="24"/>
          <w:szCs w:val="28"/>
        </w:rPr>
        <w:t>一、定义</w:t>
      </w:r>
    </w:p>
    <w:p w14:paraId="61A0D4B8">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1、“集团固话业务”：是指基于乙方的通信网络和业务运营支撑系统，采用专线接入方式向甲方提供有线固话、综合虚拟网等通信服务的业务。</w:t>
      </w:r>
    </w:p>
    <w:p w14:paraId="0E7018BA">
      <w:pPr>
        <w:adjustRightInd w:val="0"/>
        <w:spacing w:line="336" w:lineRule="auto"/>
        <w:ind w:firstLine="426" w:firstLineChars="177"/>
        <w:rPr>
          <w:rFonts w:ascii="Times New Roman" w:hAnsi="Times New Roman" w:eastAsia="宋体" w:cs="Times New Roman"/>
          <w:b/>
          <w:snapToGrid w:val="0"/>
          <w:color w:val="000000"/>
          <w:sz w:val="24"/>
          <w:szCs w:val="28"/>
        </w:rPr>
      </w:pPr>
      <w:r>
        <w:rPr>
          <w:rFonts w:hint="eastAsia" w:ascii="Times New Roman" w:hAnsi="Times New Roman" w:eastAsia="宋体" w:cs="Times New Roman"/>
          <w:b/>
          <w:snapToGrid w:val="0"/>
          <w:color w:val="000000"/>
          <w:sz w:val="24"/>
          <w:szCs w:val="28"/>
        </w:rPr>
        <w:t>二、甲方的权利和义务</w:t>
      </w:r>
    </w:p>
    <w:p w14:paraId="15CA4D99">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1、甲方有权在本协议约定范围内享有集团固话业务规定的相关服务。甲方承诺按本协议约定向乙方支付各项费用。</w:t>
      </w:r>
    </w:p>
    <w:p w14:paraId="44ADD8F8">
      <w:pPr>
        <w:adjustRightInd w:val="0"/>
        <w:spacing w:line="336" w:lineRule="auto"/>
        <w:ind w:firstLine="424" w:firstLineChars="177"/>
        <w:rPr>
          <w:ins w:id="14" w:author="miaosiy" w:date="2025-07-30T18:54:36Z"/>
          <w:rFonts w:hint="eastAsia"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2、甲方应派专人负责做好本方入网的各项准备工作，包括：入网前期的组织、协调工作；接入设备及免费提供机房内安装场地、配套设施（如机架、电源、空调、照明等）的准备；保证入网各机构配合乙方的进网调测工作；调配和预留所在大楼内配线室至机房的通信线路及其它乙方要求的准备工作。如因甲方未做好上述入网前的准备工作，导致乙方被要求支付额外费用的，该等费用应由甲方承担。对于因甲方原因造成的接入或维护延迟，乙方不承担责任。</w:t>
      </w:r>
    </w:p>
    <w:p w14:paraId="57BEB347">
      <w:pPr>
        <w:pStyle w:val="2"/>
      </w:pPr>
    </w:p>
    <w:p w14:paraId="345C1F08">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default" w:ascii="Times New Roman" w:hAnsi="Times New Roman" w:eastAsia="宋体" w:cs="Times New Roman"/>
          <w:bCs/>
          <w:snapToGrid w:val="0"/>
          <w:color w:val="000000"/>
          <w:sz w:val="24"/>
          <w:szCs w:val="28"/>
          <w:lang w:val="en-US"/>
        </w:rPr>
        <w:t>3</w:t>
      </w:r>
      <w:r>
        <w:rPr>
          <w:rFonts w:hint="eastAsia" w:ascii="Times New Roman" w:hAnsi="Times New Roman" w:eastAsia="宋体" w:cs="Times New Roman"/>
          <w:bCs/>
          <w:snapToGrid w:val="0"/>
          <w:color w:val="000000"/>
          <w:sz w:val="24"/>
          <w:szCs w:val="28"/>
        </w:rPr>
        <w:t>、甲方应确保其系统中的通信设备及接口规范符合国家主管部门规定的且具备适合于本协议的质量标准和技术要求。甲方应严格遵守乙方针对集团固话业务的管理规定，甲方所使用的用于接入乙方网络的设备须拥有进网许可，并与乙方的设备相兼容。甲方应向乙方提供准确的甲方端设备情况，并为乙方设备的安全和正常运行提供必要条件，配合乙方制定适合甲方的技术实施方案。</w:t>
      </w:r>
    </w:p>
    <w:p w14:paraId="084DF53E">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default" w:ascii="Times New Roman" w:hAnsi="Times New Roman" w:eastAsia="宋体" w:cs="Times New Roman"/>
          <w:bCs/>
          <w:snapToGrid w:val="0"/>
          <w:color w:val="000000"/>
          <w:sz w:val="24"/>
          <w:szCs w:val="28"/>
          <w:lang w:val="en-US"/>
        </w:rPr>
        <w:t>4</w:t>
      </w:r>
      <w:r>
        <w:rPr>
          <w:rFonts w:hint="eastAsia" w:ascii="Times New Roman" w:hAnsi="Times New Roman" w:eastAsia="宋体" w:cs="Times New Roman"/>
          <w:bCs/>
          <w:snapToGrid w:val="0"/>
          <w:color w:val="000000"/>
          <w:sz w:val="24"/>
          <w:szCs w:val="28"/>
        </w:rPr>
        <w:t>、甲方侧（</w:t>
      </w:r>
      <w:del w:id="15" w:author="miaosiy" w:date="2025-07-30T19:38:10Z">
        <w:r>
          <w:rPr>
            <w:rFonts w:hint="default" w:ascii="Times New Roman" w:hAnsi="Times New Roman" w:eastAsia="宋体" w:cs="Times New Roman"/>
            <w:bCs/>
            <w:snapToGrid w:val="0"/>
            <w:color w:val="000000"/>
            <w:sz w:val="24"/>
            <w:szCs w:val="28"/>
            <w:lang w:val="en-US"/>
          </w:rPr>
          <w:delText>甲方</w:delText>
        </w:r>
      </w:del>
      <w:ins w:id="16" w:author="miaosiy" w:date="2025-07-30T19:38:11Z">
        <w:r>
          <w:rPr>
            <w:rFonts w:hint="eastAsia" w:ascii="Times New Roman" w:hAnsi="Times New Roman" w:eastAsia="宋体" w:cs="Times New Roman"/>
            <w:bCs/>
            <w:snapToGrid w:val="0"/>
            <w:color w:val="000000"/>
            <w:sz w:val="24"/>
            <w:szCs w:val="28"/>
            <w:lang w:val="en-US" w:eastAsia="zh-CN"/>
          </w:rPr>
          <w:t>客户</w:t>
        </w:r>
      </w:ins>
      <w:r>
        <w:rPr>
          <w:rFonts w:hint="eastAsia" w:ascii="Times New Roman" w:hAnsi="Times New Roman" w:eastAsia="宋体" w:cs="Times New Roman"/>
          <w:bCs/>
          <w:snapToGrid w:val="0"/>
          <w:color w:val="000000"/>
          <w:sz w:val="24"/>
          <w:szCs w:val="28"/>
        </w:rPr>
        <w:t>端）设备由甲方投资建设和管理，甲方侧设备的扩容改造、技术支持及服务由甲方负责。双方的网络维护界面以甲方侧设备为界，甲方设备外侧至乙方网络由乙方负责。</w:t>
      </w:r>
    </w:p>
    <w:p w14:paraId="2609CA18">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default" w:ascii="Times New Roman" w:hAnsi="Times New Roman" w:eastAsia="宋体" w:cs="Times New Roman"/>
          <w:bCs/>
          <w:snapToGrid w:val="0"/>
          <w:color w:val="000000"/>
          <w:sz w:val="24"/>
          <w:szCs w:val="28"/>
          <w:lang w:val="en-US"/>
        </w:rPr>
        <w:t>5</w:t>
      </w:r>
      <w:r>
        <w:rPr>
          <w:rFonts w:hint="eastAsia" w:ascii="Times New Roman" w:hAnsi="Times New Roman" w:eastAsia="宋体" w:cs="Times New Roman"/>
          <w:bCs/>
          <w:snapToGrid w:val="0"/>
          <w:color w:val="000000"/>
          <w:sz w:val="24"/>
          <w:szCs w:val="28"/>
        </w:rPr>
        <w:t>、在乙方根据业务要求而实施相关建设工程时，甲方应保证必要的施工条件；对于安装相应光纤、设备等所需要的甲方红线以内的交接间、管道、沟槽、孔、洞等设施，甲方需要自行提供，且甲方不得擅自拆、改、更换、加装、移装乙方安装的集团固话、设施、设备。</w:t>
      </w:r>
    </w:p>
    <w:p w14:paraId="5C4B9F5B">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default" w:ascii="Times New Roman" w:hAnsi="Times New Roman" w:eastAsia="宋体" w:cs="Times New Roman"/>
          <w:bCs/>
          <w:snapToGrid w:val="0"/>
          <w:color w:val="000000"/>
          <w:sz w:val="24"/>
          <w:szCs w:val="28"/>
          <w:lang w:val="en-US"/>
        </w:rPr>
        <w:t>6</w:t>
      </w:r>
      <w:r>
        <w:rPr>
          <w:rFonts w:hint="eastAsia" w:ascii="Times New Roman" w:hAnsi="Times New Roman" w:eastAsia="宋体" w:cs="Times New Roman"/>
          <w:bCs/>
          <w:snapToGrid w:val="0"/>
          <w:color w:val="000000"/>
          <w:sz w:val="24"/>
          <w:szCs w:val="28"/>
        </w:rPr>
        <w:t>、甲方不得利用租用的集团固话从事违反国家法律、法规和政策规定的活动，不得违法经营电信业务，并应确保所使用的内部网络发起、接收、转接的内容合法合规，否则乙方有权提前解除本协议，且不承担违约责任，因此造成的相应责任和后果由甲方承担。</w:t>
      </w:r>
    </w:p>
    <w:p w14:paraId="58A70ADD">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default" w:ascii="Times New Roman" w:hAnsi="Times New Roman" w:eastAsia="宋体" w:cs="Times New Roman"/>
          <w:bCs/>
          <w:snapToGrid w:val="0"/>
          <w:color w:val="000000"/>
          <w:sz w:val="24"/>
          <w:szCs w:val="28"/>
          <w:lang w:val="en-US"/>
        </w:rPr>
        <w:t>7</w:t>
      </w:r>
      <w:r>
        <w:rPr>
          <w:rFonts w:hint="eastAsia" w:ascii="Times New Roman" w:hAnsi="Times New Roman" w:eastAsia="宋体" w:cs="Times New Roman"/>
          <w:bCs/>
          <w:snapToGrid w:val="0"/>
          <w:color w:val="000000"/>
          <w:sz w:val="24"/>
          <w:szCs w:val="28"/>
        </w:rPr>
        <w:t>、甲方不得通过转售、转租、借用等方式将本协议项下的业务提供给第三方使用，否则乙方有权终止本提前解除本协议，且不承担违约责任，因此造成的相应责任和后果由甲方承担。</w:t>
      </w:r>
    </w:p>
    <w:p w14:paraId="0DFF3D1B">
      <w:pPr>
        <w:adjustRightInd w:val="0"/>
        <w:spacing w:line="336" w:lineRule="auto"/>
        <w:ind w:firstLine="424" w:firstLineChars="177"/>
        <w:rPr>
          <w:ins w:id="17" w:author="吴珊" w:date="2025-07-23T16:22:22Z"/>
          <w:rFonts w:hint="eastAsia" w:ascii="Times New Roman" w:hAnsi="Times New Roman" w:eastAsia="宋体" w:cs="Times New Roman"/>
          <w:bCs/>
          <w:snapToGrid w:val="0"/>
          <w:color w:val="000000"/>
          <w:sz w:val="24"/>
          <w:szCs w:val="28"/>
        </w:rPr>
      </w:pPr>
      <w:r>
        <w:rPr>
          <w:rFonts w:hint="default" w:ascii="Times New Roman" w:hAnsi="Times New Roman" w:eastAsia="宋体" w:cs="Times New Roman"/>
          <w:bCs/>
          <w:snapToGrid w:val="0"/>
          <w:color w:val="000000"/>
          <w:sz w:val="24"/>
          <w:szCs w:val="28"/>
          <w:lang w:val="en-US"/>
        </w:rPr>
        <w:t>8</w:t>
      </w:r>
      <w:r>
        <w:rPr>
          <w:rFonts w:hint="eastAsia" w:ascii="Times New Roman" w:hAnsi="Times New Roman" w:eastAsia="宋体" w:cs="Times New Roman"/>
          <w:bCs/>
          <w:snapToGrid w:val="0"/>
          <w:color w:val="000000"/>
          <w:sz w:val="24"/>
          <w:szCs w:val="28"/>
        </w:rPr>
        <w:t>、甲方应保证业务申请登记资料均真实、准确和有效，并有义务配合乙方核实登记资料。如甲方登记资料（包括但不限于公司名称、账户、通讯地址、联系人等相关信息）发生变更，应在变更前10日内将相关信息以书面形式通知乙方并提供相关资料。如乙方发现甲方登记资料不真实、不正确，导致乙方无法与甲方取得联系或甲方未及时配合更正上述信息的，乙方有权暂停向甲方提供本协议项下的业务，相应的责任和后果由甲方承担。</w:t>
      </w:r>
    </w:p>
    <w:p w14:paraId="1D0B3B8F">
      <w:pPr>
        <w:adjustRightInd w:val="0"/>
        <w:spacing w:line="336" w:lineRule="auto"/>
        <w:ind w:firstLine="424" w:firstLineChars="177"/>
        <w:rPr>
          <w:rFonts w:hint="eastAsia" w:ascii="Times New Roman" w:hAnsi="Times New Roman" w:eastAsia="宋体" w:cs="Times New Roman"/>
          <w:bCs/>
          <w:snapToGrid w:val="0"/>
          <w:color w:val="000000"/>
          <w:sz w:val="24"/>
          <w:szCs w:val="28"/>
        </w:rPr>
      </w:pPr>
    </w:p>
    <w:p w14:paraId="2B717CCB">
      <w:pPr>
        <w:adjustRightInd w:val="0"/>
        <w:spacing w:line="336" w:lineRule="auto"/>
        <w:ind w:firstLine="426" w:firstLineChars="177"/>
        <w:rPr>
          <w:rFonts w:ascii="Times New Roman" w:hAnsi="Times New Roman" w:eastAsia="宋体" w:cs="Times New Roman"/>
          <w:b/>
          <w:snapToGrid w:val="0"/>
          <w:color w:val="000000"/>
          <w:sz w:val="24"/>
          <w:szCs w:val="28"/>
        </w:rPr>
      </w:pPr>
      <w:r>
        <w:rPr>
          <w:rFonts w:hint="eastAsia" w:ascii="Times New Roman" w:hAnsi="Times New Roman" w:eastAsia="宋体" w:cs="Times New Roman"/>
          <w:b/>
          <w:snapToGrid w:val="0"/>
          <w:color w:val="000000"/>
          <w:sz w:val="24"/>
          <w:szCs w:val="28"/>
        </w:rPr>
        <w:t>三、乙方的权利和义务</w:t>
      </w:r>
    </w:p>
    <w:p w14:paraId="13DBFB85">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1、乙方有权依照本协议约定向甲方收取各项费用。</w:t>
      </w:r>
    </w:p>
    <w:p w14:paraId="123A9D8D">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2、本协议生效后，乙方应负责业务开通工作。实际开通日期以双方确认的完工确认单记载的完工日期为准。因下列情况产生的延误，乙方不承担责任：</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（1）甲方（</w:t>
      </w:r>
      <w:del w:id="18" w:author="miaosiy" w:date="2025-07-30T19:39:45Z">
        <w:r>
          <w:rPr>
            <w:rFonts w:hint="default" w:ascii="Times New Roman" w:hAnsi="Times New Roman" w:eastAsia="宋体" w:cs="Times New Roman"/>
            <w:bCs/>
            <w:snapToGrid w:val="0"/>
            <w:color w:val="000000"/>
            <w:sz w:val="24"/>
            <w:szCs w:val="28"/>
            <w:lang w:val="en-US"/>
          </w:rPr>
          <w:delText>甲方</w:delText>
        </w:r>
      </w:del>
      <w:ins w:id="19" w:author="miaosiy" w:date="2025-07-30T19:39:50Z">
        <w:r>
          <w:rPr>
            <w:rFonts w:hint="eastAsia" w:ascii="Times New Roman" w:hAnsi="Times New Roman" w:eastAsia="宋体" w:cs="Times New Roman"/>
            <w:bCs/>
            <w:snapToGrid w:val="0"/>
            <w:color w:val="000000"/>
            <w:sz w:val="24"/>
            <w:szCs w:val="28"/>
            <w:lang w:val="en-US" w:eastAsia="zh-CN"/>
          </w:rPr>
          <w:t>客户</w:t>
        </w:r>
      </w:ins>
      <w:r>
        <w:rPr>
          <w:rFonts w:hint="eastAsia" w:ascii="Times New Roman" w:hAnsi="Times New Roman" w:eastAsia="宋体" w:cs="Times New Roman"/>
          <w:bCs/>
          <w:snapToGrid w:val="0"/>
          <w:color w:val="000000"/>
          <w:sz w:val="24"/>
          <w:szCs w:val="28"/>
        </w:rPr>
        <w:t>端）不具备网络接入所要求的线路条件，需要进行特殊线路施工或甲方所在地理位置超出提供专线的有效距离；</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（2）甲方（</w:t>
      </w:r>
      <w:del w:id="20" w:author="miaosiy" w:date="2025-07-30T19:39:55Z">
        <w:r>
          <w:rPr>
            <w:rFonts w:hint="default" w:ascii="Times New Roman" w:hAnsi="Times New Roman" w:eastAsia="宋体" w:cs="Times New Roman"/>
            <w:bCs/>
            <w:snapToGrid w:val="0"/>
            <w:color w:val="000000"/>
            <w:sz w:val="24"/>
            <w:szCs w:val="28"/>
            <w:lang w:val="en-US"/>
          </w:rPr>
          <w:delText>甲方</w:delText>
        </w:r>
      </w:del>
      <w:ins w:id="21" w:author="miaosiy" w:date="2025-07-30T19:39:57Z">
        <w:r>
          <w:rPr>
            <w:rFonts w:hint="eastAsia" w:ascii="Times New Roman" w:hAnsi="Times New Roman" w:eastAsia="宋体" w:cs="Times New Roman"/>
            <w:bCs/>
            <w:snapToGrid w:val="0"/>
            <w:color w:val="000000"/>
            <w:sz w:val="24"/>
            <w:szCs w:val="28"/>
            <w:lang w:val="en-US" w:eastAsia="zh-CN"/>
          </w:rPr>
          <w:t>客户</w:t>
        </w:r>
      </w:ins>
      <w:r>
        <w:rPr>
          <w:rFonts w:hint="eastAsia" w:ascii="Times New Roman" w:hAnsi="Times New Roman" w:eastAsia="宋体" w:cs="Times New Roman"/>
          <w:bCs/>
          <w:snapToGrid w:val="0"/>
          <w:color w:val="000000"/>
          <w:sz w:val="24"/>
          <w:szCs w:val="28"/>
        </w:rPr>
        <w:t>端）不具备网络接入所要求的终端接入设备，需要进行设备的更换；</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（3）因无法预见的市政施工、市政审批等原因导致的线路开通受阻；</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（4）由于法定节假日和遇重大活动时，乙方按照政府规定进行的封网；</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（5）本协议约定的其他情况以及其他因甲方原因导致乙方未能按时开通的情况。</w:t>
      </w:r>
    </w:p>
    <w:p w14:paraId="7194FD75">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3、乙方提供的服务应满足工信部颁布的《电信服务规范》，保障甲方使用通信业务安全畅通，但因甲方自身原因造成的网络安全事故，乙方不承担责任。</w:t>
      </w:r>
    </w:p>
    <w:p w14:paraId="278D3ABE">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4、因甲方原因造成乙方设备损坏、丢失或影响其他甲方业务使用的，乙方有权要求甲方赔偿实际损失。对因甲方原因造成的网络故障或维护迟延，乙方不承担责任。</w:t>
      </w:r>
    </w:p>
    <w:p w14:paraId="5BC30230">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5、非因法定理由或经甲方许可，乙方不得将甲方传送的信息用于其他用途，并应保障甲方的信息在乙方链路上传送的私密性。对于因甲方原因引起的任何数据丢失或机密外泄，乙方不承担任何责任。</w:t>
      </w:r>
    </w:p>
    <w:p w14:paraId="00A9F1D1">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6、如乙方需要配合国家有关部门处理网络与信息安全工作，包括但不限于提供甲方基础资料、采取技术处理措施等，甲方应当予以配合,并对由此造成的影响予以谅解。乙方在接到投诉或发现甲方有危害网络安全的行为时，有权或按照有关部门的要求立即针对不同情况予以处理，包括但不限于暂停本协议项下的业务等，直到确认甲方已完成有效整改后，甲方可恢复本协议的履行，由此产生的法律责任由甲方承担，乙方不承担任何责任。</w:t>
      </w:r>
    </w:p>
    <w:p w14:paraId="07EE2742">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7、在甲方以后的网络扩容及网络升级中，乙方以优惠的条件为甲方提供业务和技术支持。因扩容涉及新增专线线路等事宜，由双方另行协商议定。</w:t>
      </w:r>
    </w:p>
    <w:p w14:paraId="0D0C0568">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8、乙方为甲方提供重要甲方保障机制，支持7×24小时故障申告，并在</w:t>
      </w:r>
      <w:r>
        <w:commentReference w:id="1"/>
      </w:r>
      <w:ins w:id="22" w:author="yuzhaochuan@zj.cmcc" w:date="2025-07-31T09:51:43Z">
        <w:r>
          <w:rPr>
            <w:rFonts w:hint="default" w:ascii="Times New Roman" w:hAnsi="Times New Roman" w:eastAsia="宋体" w:cs="Times New Roman"/>
            <w:bCs/>
            <w:snapToGrid w:val="0"/>
            <w:color w:val="000000"/>
            <w:sz w:val="24"/>
            <w:szCs w:val="28"/>
            <w:lang w:val="en-US"/>
          </w:rPr>
          <w:t>2</w:t>
        </w:r>
      </w:ins>
      <w:ins w:id="23" w:author="yuzhaochuan@zj.cmcc" w:date="2025-07-31T09:51:44Z">
        <w:r>
          <w:rPr>
            <w:rFonts w:hint="default" w:ascii="Times New Roman" w:hAnsi="Times New Roman" w:eastAsia="宋体" w:cs="Times New Roman"/>
            <w:bCs/>
            <w:snapToGrid w:val="0"/>
            <w:color w:val="000000"/>
            <w:sz w:val="24"/>
            <w:szCs w:val="28"/>
            <w:lang w:val="en-US"/>
          </w:rPr>
          <w:t>4</w:t>
        </w:r>
      </w:ins>
      <w:ins w:id="24" w:author="yuzhaochuan@zj.cmcc" w:date="2025-07-31T09:51:45Z">
        <w:r>
          <w:rPr>
            <w:rFonts w:hint="eastAsia" w:ascii="Times New Roman" w:hAnsi="Times New Roman" w:eastAsia="宋体" w:cs="Times New Roman"/>
            <w:bCs/>
            <w:snapToGrid w:val="0"/>
            <w:color w:val="000000"/>
            <w:sz w:val="24"/>
            <w:szCs w:val="28"/>
            <w:lang w:val="en-US" w:eastAsia="zh-CN"/>
          </w:rPr>
          <w:t>小时</w:t>
        </w:r>
      </w:ins>
      <w:r>
        <w:rPr>
          <w:rFonts w:hint="eastAsia" w:ascii="Times New Roman" w:hAnsi="Times New Roman" w:eastAsia="宋体" w:cs="Times New Roman"/>
          <w:bCs/>
          <w:snapToGrid w:val="0"/>
          <w:color w:val="000000"/>
          <w:sz w:val="24"/>
          <w:szCs w:val="28"/>
        </w:rPr>
        <w:t>内进行修复，甲方应积极予以协助配合。甲方可通过甲方经理进行故障申报，也可以通过乙方服务热线【10086</w:t>
      </w:r>
      <w:r>
        <w:rPr>
          <w:rFonts w:ascii="Times New Roman" w:hAnsi="Times New Roman" w:eastAsia="宋体" w:cs="Times New Roman"/>
          <w:bCs/>
          <w:snapToGrid w:val="0"/>
          <w:color w:val="000000"/>
          <w:sz w:val="24"/>
          <w:szCs w:val="28"/>
        </w:rPr>
        <w:t>-</w:t>
      </w:r>
      <w:r>
        <w:rPr>
          <w:rFonts w:hint="eastAsia" w:ascii="Times New Roman" w:hAnsi="Times New Roman" w:eastAsia="宋体" w:cs="Times New Roman"/>
          <w:bCs/>
          <w:snapToGrid w:val="0"/>
          <w:color w:val="000000"/>
          <w:sz w:val="24"/>
          <w:szCs w:val="28"/>
        </w:rPr>
        <w:t>8】进行业务故障申报。</w:t>
      </w:r>
    </w:p>
    <w:p w14:paraId="5B09B697">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9、甲方有下列情形之一的，乙方有权暂停提供本协议项下的全部业务及服务：</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（1）甲方提供的资料不完整的；</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（2）未经乙方授权，甲方擅自转让本协议业务，或擅自改变本协议业务使用性质的；</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（3）有确切证据证明甲方经营情况严重恶化，转移财产、逃避债务、丧失商业信誉或可能丧失付费能力和其他问题；</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（4）逾期未交纳通信业务服务费用；</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10、甲方有下列情形之一的，乙方有权终止提供本协议项下的全部业务及服务，并有权解除本协议：</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（1）甲方提供的资料、有效证件虚假不实；</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（2）本协议业务被用于违法犯罪活动或不当用途（有损乙方或相关第三方利益）；</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（3）乙方收到国家有关部门发文要求停止为甲方提供通信服务；</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（4）逾期90日未支付通信费用；</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（5）甲方有违反本协议任何条款的行为并且在乙方限定的期限内未完成整改或其整改未能达到乙方要求时；</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（6）法律法规规定或双方约定的其他情形。</w:t>
      </w:r>
    </w:p>
    <w:p w14:paraId="25C4454B">
      <w:pPr>
        <w:adjustRightInd w:val="0"/>
        <w:spacing w:line="336" w:lineRule="auto"/>
        <w:ind w:firstLine="426" w:firstLineChars="177"/>
        <w:rPr>
          <w:rFonts w:ascii="Times New Roman" w:hAnsi="Times New Roman" w:eastAsia="宋体" w:cs="Times New Roman"/>
          <w:b/>
          <w:snapToGrid w:val="0"/>
          <w:color w:val="000000"/>
          <w:sz w:val="24"/>
          <w:szCs w:val="28"/>
        </w:rPr>
      </w:pPr>
      <w:r>
        <w:rPr>
          <w:rFonts w:hint="eastAsia" w:ascii="Times New Roman" w:hAnsi="Times New Roman" w:eastAsia="宋体" w:cs="Times New Roman"/>
          <w:b/>
          <w:snapToGrid w:val="0"/>
          <w:color w:val="000000"/>
          <w:sz w:val="24"/>
          <w:szCs w:val="28"/>
        </w:rPr>
        <w:t>四、开通验收</w:t>
      </w:r>
    </w:p>
    <w:p w14:paraId="427357B3">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1、在乙方施工完毕后，甲方与乙方双方按照乙方标准规程进行验收。如甲方对业务验收有特殊要求，应在本协议签署前提出书面意见，并与乙方协商一致。开通验收时，以双方达成一致的标准进行验收。</w:t>
      </w:r>
    </w:p>
    <w:p w14:paraId="7217DE9A">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2、业务验收应在乙方施工完毕后3个工作日内，由双方相关人员共同书面确认。如甲方对工程验收有异议，则应在上述期限内提出书面意见；如甲方在上述期限内对验收未提出书面意见也未确认开通的，则视为验收已通过且甲方已同意开通业务。</w:t>
      </w:r>
    </w:p>
    <w:p w14:paraId="1A76B611">
      <w:pPr>
        <w:adjustRightInd w:val="0"/>
        <w:spacing w:line="336" w:lineRule="auto"/>
        <w:ind w:firstLine="426" w:firstLineChars="177"/>
        <w:rPr>
          <w:rFonts w:ascii="Times New Roman" w:hAnsi="Times New Roman" w:eastAsia="宋体" w:cs="Times New Roman"/>
          <w:b/>
          <w:snapToGrid w:val="0"/>
          <w:color w:val="000000"/>
          <w:sz w:val="24"/>
          <w:szCs w:val="28"/>
        </w:rPr>
      </w:pPr>
      <w:r>
        <w:rPr>
          <w:rFonts w:hint="eastAsia" w:ascii="Times New Roman" w:hAnsi="Times New Roman" w:eastAsia="宋体" w:cs="Times New Roman"/>
          <w:b/>
          <w:snapToGrid w:val="0"/>
          <w:color w:val="000000"/>
          <w:sz w:val="24"/>
          <w:szCs w:val="28"/>
        </w:rPr>
        <w:t>五、 计费和结算</w:t>
      </w:r>
    </w:p>
    <w:p w14:paraId="046733F7">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1、资费标准：</w:t>
      </w:r>
    </w:p>
    <w:p w14:paraId="75FC5607">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w:t>
      </w:r>
      <w:r>
        <w:rPr>
          <w:rFonts w:ascii="Times New Roman" w:hAnsi="Times New Roman" w:eastAsia="宋体" w:cs="Times New Roman"/>
          <w:bCs/>
          <w:snapToGrid w:val="0"/>
          <w:color w:val="000000"/>
          <w:sz w:val="24"/>
          <w:szCs w:val="28"/>
        </w:rPr>
        <w:t>1</w:t>
      </w:r>
      <w:r>
        <w:rPr>
          <w:rFonts w:hint="eastAsia" w:ascii="Times New Roman" w:hAnsi="Times New Roman" w:eastAsia="宋体" w:cs="Times New Roman"/>
          <w:bCs/>
          <w:snapToGrid w:val="0"/>
          <w:color w:val="000000"/>
          <w:sz w:val="24"/>
          <w:szCs w:val="28"/>
        </w:rPr>
        <w:t>）固话月租费：免费。</w:t>
      </w:r>
    </w:p>
    <w:p w14:paraId="0AE752EF">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w:t>
      </w:r>
      <w:r>
        <w:rPr>
          <w:rFonts w:ascii="Times New Roman" w:hAnsi="Times New Roman" w:eastAsia="宋体" w:cs="Times New Roman"/>
          <w:bCs/>
          <w:snapToGrid w:val="0"/>
          <w:color w:val="000000"/>
          <w:sz w:val="24"/>
          <w:szCs w:val="28"/>
        </w:rPr>
        <w:t>2</w:t>
      </w:r>
      <w:r>
        <w:rPr>
          <w:rFonts w:hint="eastAsia" w:ascii="Times New Roman" w:hAnsi="Times New Roman" w:eastAsia="宋体" w:cs="Times New Roman"/>
          <w:bCs/>
          <w:snapToGrid w:val="0"/>
          <w:color w:val="000000"/>
          <w:sz w:val="24"/>
          <w:szCs w:val="28"/>
        </w:rPr>
        <w:t>）虚拟网费用：</w:t>
      </w:r>
      <w:r>
        <w:rPr>
          <w:rFonts w:ascii="Times New Roman" w:hAnsi="Times New Roman" w:eastAsia="宋体" w:cs="Times New Roman"/>
          <w:bCs/>
          <w:snapToGrid w:val="0"/>
          <w:color w:val="000000"/>
          <w:sz w:val="24"/>
          <w:szCs w:val="28"/>
        </w:rPr>
        <w:t>5</w:t>
      </w:r>
      <w:r>
        <w:rPr>
          <w:rFonts w:hint="eastAsia" w:ascii="Times New Roman" w:hAnsi="Times New Roman" w:eastAsia="宋体" w:cs="Times New Roman"/>
          <w:bCs/>
          <w:snapToGrid w:val="0"/>
          <w:color w:val="000000"/>
          <w:sz w:val="24"/>
          <w:szCs w:val="28"/>
        </w:rPr>
        <w:t>元</w:t>
      </w:r>
      <w:r>
        <w:rPr>
          <w:rFonts w:ascii="Times New Roman" w:hAnsi="Times New Roman" w:eastAsia="宋体" w:cs="Times New Roman"/>
          <w:bCs/>
          <w:snapToGrid w:val="0"/>
          <w:color w:val="000000"/>
          <w:sz w:val="24"/>
          <w:szCs w:val="28"/>
        </w:rPr>
        <w:t>/</w:t>
      </w:r>
      <w:r>
        <w:rPr>
          <w:rFonts w:hint="eastAsia" w:ascii="Times New Roman" w:hAnsi="Times New Roman" w:eastAsia="宋体" w:cs="Times New Roman"/>
          <w:bCs/>
          <w:snapToGrid w:val="0"/>
          <w:color w:val="000000"/>
          <w:sz w:val="24"/>
          <w:szCs w:val="28"/>
        </w:rPr>
        <w:t>门，包含本地</w:t>
      </w:r>
      <w:r>
        <w:rPr>
          <w:rFonts w:ascii="Times New Roman" w:hAnsi="Times New Roman" w:eastAsia="宋体" w:cs="Times New Roman"/>
          <w:bCs/>
          <w:snapToGrid w:val="0"/>
          <w:color w:val="000000"/>
          <w:sz w:val="24"/>
          <w:szCs w:val="28"/>
        </w:rPr>
        <w:t>300</w:t>
      </w:r>
      <w:r>
        <w:rPr>
          <w:rFonts w:hint="eastAsia" w:ascii="Times New Roman" w:hAnsi="Times New Roman" w:eastAsia="宋体" w:cs="Times New Roman"/>
          <w:bCs/>
          <w:snapToGrid w:val="0"/>
          <w:color w:val="000000"/>
          <w:sz w:val="24"/>
          <w:szCs w:val="28"/>
        </w:rPr>
        <w:t>分钟主叫，超出后</w:t>
      </w:r>
      <w:r>
        <w:rPr>
          <w:rFonts w:ascii="Times New Roman" w:hAnsi="Times New Roman" w:eastAsia="宋体" w:cs="Times New Roman"/>
          <w:bCs/>
          <w:snapToGrid w:val="0"/>
          <w:color w:val="000000"/>
          <w:sz w:val="24"/>
          <w:szCs w:val="28"/>
        </w:rPr>
        <w:t>0.1</w:t>
      </w:r>
      <w:r>
        <w:rPr>
          <w:rFonts w:hint="eastAsia" w:ascii="Times New Roman" w:hAnsi="Times New Roman" w:eastAsia="宋体" w:cs="Times New Roman"/>
          <w:bCs/>
          <w:snapToGrid w:val="0"/>
          <w:color w:val="000000"/>
          <w:sz w:val="24"/>
          <w:szCs w:val="28"/>
        </w:rPr>
        <w:t>元</w:t>
      </w:r>
      <w:r>
        <w:rPr>
          <w:rFonts w:ascii="Times New Roman" w:hAnsi="Times New Roman" w:eastAsia="宋体" w:cs="Times New Roman"/>
          <w:bCs/>
          <w:snapToGrid w:val="0"/>
          <w:color w:val="000000"/>
          <w:sz w:val="24"/>
          <w:szCs w:val="28"/>
        </w:rPr>
        <w:t>/</w:t>
      </w:r>
      <w:r>
        <w:rPr>
          <w:rFonts w:hint="eastAsia" w:ascii="Times New Roman" w:hAnsi="Times New Roman" w:eastAsia="宋体" w:cs="Times New Roman"/>
          <w:bCs/>
          <w:snapToGrid w:val="0"/>
          <w:color w:val="000000"/>
          <w:sz w:val="24"/>
          <w:szCs w:val="28"/>
        </w:rPr>
        <w:t>分钟，被叫免费。</w:t>
      </w:r>
    </w:p>
    <w:p w14:paraId="2CE8960C">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w:t>
      </w:r>
      <w:r>
        <w:rPr>
          <w:rFonts w:ascii="Times New Roman" w:hAnsi="Times New Roman" w:eastAsia="宋体" w:cs="Times New Roman"/>
          <w:bCs/>
          <w:snapToGrid w:val="0"/>
          <w:color w:val="000000"/>
          <w:sz w:val="24"/>
          <w:szCs w:val="28"/>
        </w:rPr>
        <w:t>3</w:t>
      </w:r>
      <w:r>
        <w:rPr>
          <w:rFonts w:hint="eastAsia" w:ascii="Times New Roman" w:hAnsi="Times New Roman" w:eastAsia="宋体" w:cs="Times New Roman"/>
          <w:bCs/>
          <w:snapToGrid w:val="0"/>
          <w:color w:val="000000"/>
          <w:sz w:val="24"/>
          <w:szCs w:val="28"/>
        </w:rPr>
        <w:t>）拨打本地和国内长途：</w:t>
      </w:r>
      <w:ins w:id="25" w:author="942956574@qq.com" w:date="2025-07-10T16:34:00Z">
        <w:r>
          <w:rPr>
            <w:rFonts w:hint="eastAsia" w:ascii="Times New Roman" w:hAnsi="Times New Roman" w:eastAsia="宋体" w:cs="Times New Roman"/>
            <w:bCs/>
            <w:snapToGrid w:val="0"/>
            <w:color w:val="000000"/>
            <w:sz w:val="24"/>
            <w:szCs w:val="28"/>
          </w:rPr>
          <w:t>0.15</w:t>
        </w:r>
      </w:ins>
      <w:r>
        <w:rPr>
          <w:rFonts w:hint="eastAsia" w:ascii="Times New Roman" w:hAnsi="Times New Roman" w:eastAsia="宋体" w:cs="Times New Roman"/>
          <w:bCs/>
          <w:snapToGrid w:val="0"/>
          <w:color w:val="000000"/>
          <w:sz w:val="24"/>
          <w:szCs w:val="28"/>
        </w:rPr>
        <w:t>元</w:t>
      </w:r>
      <w:r>
        <w:rPr>
          <w:rFonts w:ascii="Times New Roman" w:hAnsi="Times New Roman" w:eastAsia="宋体" w:cs="Times New Roman"/>
          <w:bCs/>
          <w:snapToGrid w:val="0"/>
          <w:color w:val="000000"/>
          <w:sz w:val="24"/>
          <w:szCs w:val="28"/>
        </w:rPr>
        <w:t>/</w:t>
      </w:r>
      <w:r>
        <w:rPr>
          <w:rFonts w:hint="eastAsia" w:ascii="Times New Roman" w:hAnsi="Times New Roman" w:eastAsia="宋体" w:cs="Times New Roman"/>
          <w:bCs/>
          <w:snapToGrid w:val="0"/>
          <w:color w:val="000000"/>
          <w:sz w:val="24"/>
          <w:szCs w:val="28"/>
        </w:rPr>
        <w:t>分钟。</w:t>
      </w:r>
    </w:p>
    <w:p w14:paraId="49FCCBFF">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w:t>
      </w:r>
      <w:r>
        <w:rPr>
          <w:rFonts w:ascii="Times New Roman" w:hAnsi="Times New Roman" w:eastAsia="宋体" w:cs="Times New Roman"/>
          <w:bCs/>
          <w:snapToGrid w:val="0"/>
          <w:color w:val="000000"/>
          <w:sz w:val="24"/>
          <w:szCs w:val="28"/>
        </w:rPr>
        <w:t>4</w:t>
      </w:r>
      <w:r>
        <w:rPr>
          <w:rFonts w:hint="eastAsia" w:ascii="Times New Roman" w:hAnsi="Times New Roman" w:eastAsia="宋体" w:cs="Times New Roman"/>
          <w:bCs/>
          <w:snapToGrid w:val="0"/>
          <w:color w:val="000000"/>
          <w:sz w:val="24"/>
          <w:szCs w:val="28"/>
        </w:rPr>
        <w:t>）拨打港澳台、美国、加拿大长途：</w:t>
      </w:r>
      <w:r>
        <w:rPr>
          <w:rFonts w:ascii="Times New Roman" w:hAnsi="Times New Roman" w:eastAsia="宋体" w:cs="Times New Roman"/>
          <w:bCs/>
          <w:snapToGrid w:val="0"/>
          <w:color w:val="000000"/>
          <w:sz w:val="24"/>
          <w:szCs w:val="28"/>
        </w:rPr>
        <w:t>1.1</w:t>
      </w:r>
      <w:r>
        <w:rPr>
          <w:rFonts w:hint="eastAsia" w:ascii="Times New Roman" w:hAnsi="Times New Roman" w:eastAsia="宋体" w:cs="Times New Roman"/>
          <w:bCs/>
          <w:snapToGrid w:val="0"/>
          <w:color w:val="000000"/>
          <w:sz w:val="24"/>
          <w:szCs w:val="28"/>
        </w:rPr>
        <w:t>元</w:t>
      </w:r>
      <w:r>
        <w:rPr>
          <w:rFonts w:ascii="Times New Roman" w:hAnsi="Times New Roman" w:eastAsia="宋体" w:cs="Times New Roman"/>
          <w:bCs/>
          <w:snapToGrid w:val="0"/>
          <w:color w:val="000000"/>
          <w:sz w:val="24"/>
          <w:szCs w:val="28"/>
        </w:rPr>
        <w:t>/</w:t>
      </w:r>
      <w:r>
        <w:rPr>
          <w:rFonts w:hint="eastAsia" w:ascii="Times New Roman" w:hAnsi="Times New Roman" w:eastAsia="宋体" w:cs="Times New Roman"/>
          <w:bCs/>
          <w:snapToGrid w:val="0"/>
          <w:color w:val="000000"/>
          <w:sz w:val="24"/>
          <w:szCs w:val="28"/>
        </w:rPr>
        <w:t>分钟。</w:t>
      </w:r>
    </w:p>
    <w:p w14:paraId="41A2A444">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w:t>
      </w:r>
      <w:r>
        <w:rPr>
          <w:rFonts w:ascii="Times New Roman" w:hAnsi="Times New Roman" w:eastAsia="宋体" w:cs="Times New Roman"/>
          <w:bCs/>
          <w:snapToGrid w:val="0"/>
          <w:color w:val="000000"/>
          <w:sz w:val="24"/>
          <w:szCs w:val="28"/>
        </w:rPr>
        <w:t>5</w:t>
      </w:r>
      <w:r>
        <w:rPr>
          <w:rFonts w:hint="eastAsia" w:ascii="Times New Roman" w:hAnsi="Times New Roman" w:eastAsia="宋体" w:cs="Times New Roman"/>
          <w:bCs/>
          <w:snapToGrid w:val="0"/>
          <w:color w:val="000000"/>
          <w:sz w:val="24"/>
          <w:szCs w:val="28"/>
        </w:rPr>
        <w:t>）拨打其他国家和地区：</w:t>
      </w:r>
      <w:r>
        <w:rPr>
          <w:rFonts w:ascii="Times New Roman" w:hAnsi="Times New Roman" w:eastAsia="宋体" w:cs="Times New Roman"/>
          <w:bCs/>
          <w:snapToGrid w:val="0"/>
          <w:color w:val="000000"/>
          <w:sz w:val="24"/>
          <w:szCs w:val="28"/>
        </w:rPr>
        <w:t>4.0</w:t>
      </w:r>
      <w:r>
        <w:rPr>
          <w:rFonts w:hint="eastAsia" w:ascii="Times New Roman" w:hAnsi="Times New Roman" w:eastAsia="宋体" w:cs="Times New Roman"/>
          <w:bCs/>
          <w:snapToGrid w:val="0"/>
          <w:color w:val="000000"/>
          <w:sz w:val="24"/>
          <w:szCs w:val="28"/>
        </w:rPr>
        <w:t>元</w:t>
      </w:r>
      <w:r>
        <w:rPr>
          <w:rFonts w:ascii="Times New Roman" w:hAnsi="Times New Roman" w:eastAsia="宋体" w:cs="Times New Roman"/>
          <w:bCs/>
          <w:snapToGrid w:val="0"/>
          <w:color w:val="000000"/>
          <w:sz w:val="24"/>
          <w:szCs w:val="28"/>
        </w:rPr>
        <w:t>/</w:t>
      </w:r>
      <w:r>
        <w:rPr>
          <w:rFonts w:hint="eastAsia" w:ascii="Times New Roman" w:hAnsi="Times New Roman" w:eastAsia="宋体" w:cs="Times New Roman"/>
          <w:bCs/>
          <w:snapToGrid w:val="0"/>
          <w:color w:val="000000"/>
          <w:sz w:val="24"/>
          <w:szCs w:val="28"/>
        </w:rPr>
        <w:t>分钟。</w:t>
      </w:r>
    </w:p>
    <w:p w14:paraId="5D2B7F27">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ascii="Times New Roman" w:hAnsi="Times New Roman" w:eastAsia="宋体" w:cs="Times New Roman"/>
          <w:bCs/>
          <w:snapToGrid w:val="0"/>
          <w:color w:val="000000"/>
          <w:sz w:val="24"/>
          <w:szCs w:val="28"/>
        </w:rPr>
        <w:t>2</w:t>
      </w:r>
      <w:r>
        <w:rPr>
          <w:rFonts w:hint="eastAsia" w:ascii="Times New Roman" w:hAnsi="Times New Roman" w:eastAsia="宋体" w:cs="Times New Roman"/>
          <w:bCs/>
          <w:snapToGrid w:val="0"/>
          <w:color w:val="000000"/>
          <w:sz w:val="24"/>
          <w:szCs w:val="28"/>
        </w:rPr>
        <w:t>、除本协议另有约定外，乙方以业务开通时间作为计费起始日，开始收取费用。变更和提前终止业务经乙方同意后，次月1日生效。</w:t>
      </w:r>
    </w:p>
    <w:p w14:paraId="15B4F48C">
      <w:pPr>
        <w:adjustRightInd w:val="0"/>
        <w:spacing w:line="336" w:lineRule="auto"/>
        <w:ind w:firstLine="424" w:firstLineChars="177"/>
        <w:rPr>
          <w:ins w:id="26" w:author="miaosiy" w:date="2025-07-31T16:02:49Z"/>
          <w:rFonts w:hint="eastAsia" w:ascii="Times New Roman" w:hAnsi="Times New Roman" w:eastAsia="宋体" w:cs="Times New Roman"/>
          <w:bCs/>
          <w:snapToGrid w:val="0"/>
          <w:color w:val="000000"/>
          <w:sz w:val="24"/>
          <w:szCs w:val="28"/>
        </w:rPr>
      </w:pPr>
      <w:r>
        <w:rPr>
          <w:rFonts w:ascii="Times New Roman" w:hAnsi="Times New Roman" w:eastAsia="宋体" w:cs="Times New Roman"/>
          <w:bCs/>
          <w:snapToGrid w:val="0"/>
          <w:color w:val="000000"/>
          <w:sz w:val="24"/>
          <w:szCs w:val="28"/>
        </w:rPr>
        <w:t>3</w:t>
      </w:r>
      <w:r>
        <w:rPr>
          <w:rFonts w:hint="eastAsia" w:ascii="Times New Roman" w:hAnsi="Times New Roman" w:eastAsia="宋体" w:cs="Times New Roman"/>
          <w:bCs/>
          <w:snapToGrid w:val="0"/>
          <w:color w:val="000000"/>
          <w:sz w:val="24"/>
          <w:szCs w:val="28"/>
        </w:rPr>
        <w:t>、计费账期为每月1日至月末日（即一个自然月）。</w:t>
      </w:r>
    </w:p>
    <w:p w14:paraId="63C5280E">
      <w:pPr>
        <w:adjustRightInd w:val="0"/>
        <w:snapToGrid w:val="0"/>
        <w:spacing w:line="336" w:lineRule="auto"/>
        <w:ind w:firstLine="424" w:firstLineChars="177"/>
        <w:rPr>
          <w:rFonts w:ascii="Times New Roman" w:hAnsi="Times New Roman" w:eastAsia="宋体" w:cs="Times New Roman"/>
          <w:bCs/>
          <w:snapToGrid w:val="0"/>
          <w:color w:val="000000"/>
          <w:sz w:val="24"/>
          <w:szCs w:val="28"/>
          <w:rPrChange w:id="28" w:author="Zhangf" w:date="2025-07-31T16:46:16Z">
            <w:rPr/>
          </w:rPrChange>
        </w:rPr>
        <w:pPrChange w:id="27" w:author="Zhangf" w:date="2025-07-31T16:46:16Z">
          <w:pPr>
            <w:pStyle w:val="7"/>
            <w:numPr>
              <w:ilvl w:val="0"/>
              <w:numId w:val="0"/>
            </w:numPr>
            <w:adjustRightInd w:val="0"/>
            <w:snapToGrid w:val="0"/>
            <w:spacing w:line="500" w:lineRule="exact"/>
            <w:ind w:firstLine="480" w:firstLineChars="200"/>
          </w:pPr>
        </w:pPrChange>
      </w:pPr>
      <w:ins w:id="29" w:author="miaosiy" w:date="2025-07-31T16:02:59Z">
        <w:r>
          <w:rPr>
            <w:rFonts w:hint="default" w:ascii="Times New Roman" w:hAnsi="Times New Roman" w:eastAsia="宋体" w:cs="Times New Roman"/>
            <w:bCs/>
            <w:snapToGrid w:val="0"/>
            <w:color w:val="000000"/>
            <w:sz w:val="24"/>
            <w:szCs w:val="28"/>
            <w:lang w:val="en-US"/>
            <w:rPrChange w:id="30" w:author="Zhangf" w:date="2025-07-31T16:46:16Z">
              <w:rPr>
                <w:rFonts w:hint="default" w:ascii="Times New Roman" w:hAnsi="Times New Roman"/>
                <w:sz w:val="24"/>
                <w:szCs w:val="24"/>
                <w:lang w:val="en-US"/>
              </w:rPr>
            </w:rPrChange>
          </w:rPr>
          <w:t>4</w:t>
        </w:r>
      </w:ins>
      <w:ins w:id="32" w:author="miaosiy" w:date="2025-07-31T16:03:01Z">
        <w:r>
          <w:rPr>
            <w:rFonts w:hint="default" w:ascii="Times New Roman" w:hAnsi="Times New Roman" w:eastAsia="宋体" w:cs="Times New Roman"/>
            <w:bCs/>
            <w:snapToGrid w:val="0"/>
            <w:color w:val="000000"/>
            <w:sz w:val="24"/>
            <w:szCs w:val="28"/>
            <w:lang w:val="en-US" w:eastAsia="zh-CN"/>
            <w:rPrChange w:id="33" w:author="Zhangf" w:date="2025-07-31T16:46:16Z">
              <w:rPr>
                <w:rFonts w:hint="eastAsia" w:ascii="Times New Roman" w:hAnsi="Times New Roman"/>
                <w:sz w:val="24"/>
                <w:szCs w:val="24"/>
                <w:lang w:val="en-US" w:eastAsia="zh-CN"/>
              </w:rPr>
            </w:rPrChange>
          </w:rPr>
          <w:t>、</w:t>
        </w:r>
      </w:ins>
      <w:ins w:id="35" w:author="miaosiy" w:date="2025-07-31T16:02:49Z">
        <w:r>
          <w:rPr>
            <w:rFonts w:ascii="Times New Roman" w:hAnsi="Times New Roman" w:eastAsia="宋体" w:cs="Times New Roman"/>
            <w:bCs/>
            <w:snapToGrid w:val="0"/>
            <w:color w:val="000000"/>
            <w:sz w:val="24"/>
            <w:szCs w:val="28"/>
            <w:rPrChange w:id="36" w:author="Zhangf" w:date="2025-07-31T16:46:16Z">
              <w:rPr>
                <w:rFonts w:ascii="Times New Roman" w:hAnsi="Times New Roman"/>
                <w:sz w:val="24"/>
                <w:szCs w:val="24"/>
              </w:rPr>
            </w:rPrChange>
          </w:rPr>
          <w:t>账单：账单由乙方计费系统出具，账单中应包含该计费周期内各业务的实际发生情况、结算金额以及其它对账所需的业务信息。</w:t>
        </w:r>
      </w:ins>
    </w:p>
    <w:p w14:paraId="3BF7EC1A">
      <w:pPr>
        <w:tabs>
          <w:tab w:val="left" w:pos="612"/>
        </w:tabs>
        <w:adjustRightInd w:val="0"/>
        <w:snapToGrid w:val="0"/>
        <w:spacing w:after="0" w:line="336" w:lineRule="auto"/>
        <w:ind w:leftChars="0" w:firstLine="424" w:firstLineChars="177"/>
        <w:rPr>
          <w:ins w:id="39" w:author="miaosiy" w:date="2025-07-31T10:27:40Z"/>
          <w:rFonts w:ascii="Times New Roman" w:hAnsi="Times New Roman" w:eastAsia="宋体" w:cs="Times New Roman"/>
          <w:bCs/>
          <w:snapToGrid w:val="0"/>
          <w:color w:val="000000"/>
          <w:sz w:val="24"/>
          <w:szCs w:val="28"/>
          <w:rPrChange w:id="40" w:author="Zhangf" w:date="2025-07-31T16:46:16Z">
            <w:rPr>
              <w:ins w:id="41" w:author="miaosiy" w:date="2025-07-31T10:27:40Z"/>
              <w:rFonts w:ascii="Times New Roman" w:hAnsi="Times New Roman"/>
              <w:sz w:val="24"/>
              <w:szCs w:val="24"/>
            </w:rPr>
          </w:rPrChange>
        </w:rPr>
        <w:pPrChange w:id="38" w:author="Zhangf" w:date="2025-07-31T16:46:16Z">
          <w:pPr>
            <w:pStyle w:val="7"/>
            <w:numPr>
              <w:ilvl w:val="1"/>
              <w:numId w:val="2"/>
            </w:numPr>
            <w:adjustRightInd w:val="0"/>
            <w:snapToGrid w:val="0"/>
            <w:spacing w:after="0" w:line="500" w:lineRule="exact"/>
            <w:ind w:leftChars="0"/>
          </w:pPr>
        </w:pPrChange>
      </w:pPr>
      <w:del w:id="42" w:author="miaosiy" w:date="2025-07-31T16:03:11Z">
        <w:r>
          <w:rPr>
            <w:rFonts w:hint="default" w:ascii="Times New Roman" w:hAnsi="Times New Roman" w:eastAsia="宋体" w:cs="Times New Roman"/>
            <w:bCs/>
            <w:snapToGrid w:val="0"/>
            <w:color w:val="000000"/>
            <w:sz w:val="24"/>
            <w:szCs w:val="28"/>
            <w:lang w:val="en-US"/>
            <w:rPrChange w:id="43" w:author="Zhangf" w:date="2025-07-31T16:46:16Z">
              <w:rPr>
                <w:rFonts w:hint="default" w:ascii="Times New Roman" w:hAnsi="Times New Roman" w:eastAsia="宋体" w:cs="Times New Roman"/>
                <w:bCs/>
                <w:snapToGrid w:val="0"/>
                <w:color w:val="000000"/>
                <w:sz w:val="24"/>
                <w:szCs w:val="28"/>
                <w:lang w:val="en-US"/>
              </w:rPr>
            </w:rPrChange>
          </w:rPr>
          <w:delText>4</w:delText>
        </w:r>
      </w:del>
      <w:ins w:id="45" w:author="miaosiy" w:date="2025-07-31T16:03:11Z">
        <w:r>
          <w:rPr>
            <w:rFonts w:hint="default" w:ascii="Times New Roman" w:hAnsi="Times New Roman" w:eastAsia="宋体" w:cs="Times New Roman"/>
            <w:bCs/>
            <w:snapToGrid w:val="0"/>
            <w:color w:val="000000"/>
            <w:sz w:val="24"/>
            <w:szCs w:val="28"/>
            <w:lang w:val="en-US"/>
            <w:rPrChange w:id="46" w:author="Zhangf" w:date="2025-07-31T16:46:16Z">
              <w:rPr>
                <w:rFonts w:hint="default" w:ascii="Times New Roman" w:hAnsi="Times New Roman" w:eastAsia="宋体" w:cs="Times New Roman"/>
                <w:bCs/>
                <w:snapToGrid w:val="0"/>
                <w:color w:val="000000"/>
                <w:sz w:val="24"/>
                <w:szCs w:val="28"/>
                <w:lang w:val="en-US"/>
              </w:rPr>
            </w:rPrChange>
          </w:rPr>
          <w:t>5</w:t>
        </w:r>
      </w:ins>
      <w:r>
        <w:rPr>
          <w:rFonts w:hint="eastAsia" w:ascii="Times New Roman" w:hAnsi="Times New Roman" w:eastAsia="宋体" w:cs="Times New Roman"/>
          <w:bCs/>
          <w:snapToGrid w:val="0"/>
          <w:color w:val="000000"/>
          <w:sz w:val="24"/>
          <w:szCs w:val="28"/>
        </w:rPr>
        <w:t>、</w:t>
      </w:r>
      <w:ins w:id="48" w:author="miaosiy" w:date="2025-07-31T10:27:40Z">
        <w:r>
          <w:rPr>
            <w:rFonts w:ascii="Times New Roman" w:hAnsi="Times New Roman" w:eastAsia="宋体" w:cs="Times New Roman"/>
            <w:bCs/>
            <w:snapToGrid w:val="0"/>
            <w:color w:val="000000"/>
            <w:sz w:val="24"/>
            <w:szCs w:val="28"/>
            <w:rPrChange w:id="49" w:author="Zhangf" w:date="2025-07-31T16:46:16Z">
              <w:rPr>
                <w:rFonts w:ascii="Times New Roman" w:hAnsi="Times New Roman"/>
                <w:sz w:val="24"/>
                <w:szCs w:val="24"/>
              </w:rPr>
            </w:rPrChange>
          </w:rPr>
          <w:t>业务对账:每计费账期结束后【</w:t>
        </w:r>
        <w:bookmarkStart w:id="2" w:name="可编辑10"/>
        <w:r>
          <w:rPr>
            <w:rFonts w:ascii="Times New Roman" w:hAnsi="Times New Roman" w:eastAsia="宋体" w:cs="Times New Roman"/>
            <w:bCs/>
            <w:snapToGrid w:val="0"/>
            <w:color w:val="000000"/>
            <w:sz w:val="24"/>
            <w:szCs w:val="28"/>
            <w:rPrChange w:id="49" w:author="Zhangf" w:date="2025-07-31T16:46:16Z">
              <w:rPr>
                <w:rFonts w:ascii="Times New Roman" w:hAnsi="Times New Roman"/>
                <w:sz w:val="24"/>
                <w:szCs w:val="24"/>
              </w:rPr>
            </w:rPrChange>
          </w:rPr>
          <w:t>10</w:t>
        </w:r>
        <w:bookmarkEnd w:id="2"/>
        <w:r>
          <w:rPr>
            <w:rFonts w:ascii="Times New Roman" w:hAnsi="Times New Roman" w:eastAsia="宋体" w:cs="Times New Roman"/>
            <w:bCs/>
            <w:snapToGrid w:val="0"/>
            <w:color w:val="000000"/>
            <w:sz w:val="24"/>
            <w:szCs w:val="28"/>
            <w:rPrChange w:id="49" w:author="Zhangf" w:date="2025-07-31T16:46:16Z">
              <w:rPr>
                <w:rFonts w:ascii="Times New Roman" w:hAnsi="Times New Roman"/>
                <w:sz w:val="24"/>
                <w:szCs w:val="24"/>
              </w:rPr>
            </w:rPrChange>
          </w:rPr>
          <w:t>】个工作日内，乙方将该账期账单以邮件的方式发送至甲方指定联系人，甲方在收到乙方该账期账单后【</w:t>
        </w:r>
        <w:bookmarkStart w:id="3" w:name="可编辑11"/>
        <w:r>
          <w:rPr>
            <w:rFonts w:ascii="Times New Roman" w:hAnsi="Times New Roman" w:eastAsia="宋体" w:cs="Times New Roman"/>
            <w:bCs/>
            <w:snapToGrid w:val="0"/>
            <w:color w:val="000000"/>
            <w:sz w:val="24"/>
            <w:szCs w:val="28"/>
            <w:rPrChange w:id="49" w:author="Zhangf" w:date="2025-07-31T16:46:16Z">
              <w:rPr>
                <w:rFonts w:ascii="Times New Roman" w:hAnsi="Times New Roman"/>
                <w:sz w:val="24"/>
                <w:szCs w:val="24"/>
              </w:rPr>
            </w:rPrChange>
          </w:rPr>
          <w:t>5</w:t>
        </w:r>
        <w:bookmarkEnd w:id="3"/>
        <w:r>
          <w:rPr>
            <w:rFonts w:ascii="Times New Roman" w:hAnsi="Times New Roman" w:eastAsia="宋体" w:cs="Times New Roman"/>
            <w:bCs/>
            <w:snapToGrid w:val="0"/>
            <w:color w:val="000000"/>
            <w:sz w:val="24"/>
            <w:szCs w:val="28"/>
            <w:rPrChange w:id="49" w:author="Zhangf" w:date="2025-07-31T16:46:16Z">
              <w:rPr>
                <w:rFonts w:ascii="Times New Roman" w:hAnsi="Times New Roman"/>
                <w:sz w:val="24"/>
                <w:szCs w:val="24"/>
              </w:rPr>
            </w:rPrChange>
          </w:rPr>
          <w:t>】个工作日内，同乙方进行对账，确认该账期的结算总金额并以邮件的方式通知乙方指定联系人</w:t>
        </w:r>
      </w:ins>
      <w:ins w:id="51" w:author="miaosiy" w:date="2025-07-31T10:27:40Z">
        <w:r>
          <w:rPr>
            <w:rFonts w:ascii="Times New Roman" w:hAnsi="Times New Roman" w:eastAsia="宋体" w:cs="Times New Roman"/>
            <w:bCs/>
            <w:snapToGrid w:val="0"/>
            <w:color w:val="000000"/>
            <w:sz w:val="24"/>
            <w:szCs w:val="28"/>
            <w:rPrChange w:id="52" w:author="Zhangf" w:date="2025-07-31T16:46:16Z">
              <w:rPr>
                <w:rFonts w:ascii="Times New Roman" w:hAnsi="Times New Roman"/>
                <w:sz w:val="24"/>
                <w:szCs w:val="24"/>
              </w:rPr>
            </w:rPrChange>
          </w:rPr>
          <w:t>。</w:t>
        </w:r>
      </w:ins>
      <w:ins w:id="54" w:author="miaosiy" w:date="2025-07-31T10:27:40Z">
        <w:r>
          <w:rPr>
            <w:rFonts w:ascii="Times New Roman" w:hAnsi="Times New Roman" w:eastAsia="宋体" w:cs="Times New Roman"/>
            <w:b w:val="0"/>
            <w:bCs/>
            <w:snapToGrid w:val="0"/>
            <w:color w:val="000000"/>
            <w:sz w:val="24"/>
            <w:szCs w:val="28"/>
            <w:rPrChange w:id="55" w:author="Zhangf" w:date="2025-07-31T16:46:16Z">
              <w:rPr>
                <w:rFonts w:ascii="Times New Roman" w:hAnsi="Times New Roman"/>
                <w:b/>
                <w:sz w:val="24"/>
                <w:szCs w:val="24"/>
              </w:rPr>
            </w:rPrChange>
          </w:rPr>
          <w:t>若甲乙双方对账出现误差，当误差金额不超过乙方账单所列结算总金额的【</w:t>
        </w:r>
      </w:ins>
      <w:ins w:id="57" w:author="miaosiy" w:date="2025-07-31T10:27:40Z">
        <w:del w:id="58" w:author="余兆传" w:date="2025-07-31T16:39:57Z">
          <w:bookmarkStart w:id="4" w:name="可编辑12"/>
          <w:r>
            <w:rPr>
              <w:rFonts w:ascii="Times New Roman" w:hAnsi="Times New Roman" w:eastAsia="宋体" w:cs="Times New Roman"/>
              <w:b w:val="0"/>
              <w:bCs/>
              <w:snapToGrid w:val="0"/>
              <w:color w:val="000000"/>
              <w:sz w:val="24"/>
              <w:szCs w:val="28"/>
              <w:rPrChange w:id="59" w:author="Zhangf" w:date="2025-07-31T16:46:16Z">
                <w:rPr>
                  <w:rFonts w:ascii="Times New Roman" w:hAnsi="Times New Roman"/>
                  <w:b/>
                  <w:sz w:val="24"/>
                  <w:szCs w:val="24"/>
                </w:rPr>
              </w:rPrChange>
            </w:rPr>
            <w:delText>5</w:delText>
          </w:r>
          <w:bookmarkEnd w:id="4"/>
        </w:del>
      </w:ins>
      <w:ins w:id="62" w:author="余兆传" w:date="2025-07-31T16:39:57Z">
        <w:r>
          <w:rPr>
            <w:rFonts w:ascii="Times New Roman" w:hAnsi="Times New Roman" w:eastAsia="宋体" w:cs="Times New Roman"/>
            <w:b w:val="0"/>
            <w:bCs/>
            <w:snapToGrid w:val="0"/>
            <w:color w:val="000000"/>
            <w:sz w:val="24"/>
            <w:szCs w:val="28"/>
            <w:rPrChange w:id="63" w:author="Zhangf" w:date="2025-07-31T16:46:16Z">
              <w:rPr>
                <w:rFonts w:ascii="Times New Roman" w:hAnsi="Times New Roman"/>
                <w:b w:val="0"/>
                <w:bCs w:val="0"/>
                <w:sz w:val="24"/>
                <w:szCs w:val="24"/>
              </w:rPr>
            </w:rPrChange>
          </w:rPr>
          <w:t>1</w:t>
        </w:r>
      </w:ins>
      <w:ins w:id="65" w:author="miaosiy" w:date="2025-07-31T10:27:40Z">
        <w:r>
          <w:rPr>
            <w:rFonts w:ascii="Times New Roman" w:hAnsi="Times New Roman" w:eastAsia="宋体" w:cs="Times New Roman"/>
            <w:b w:val="0"/>
            <w:bCs/>
            <w:snapToGrid w:val="0"/>
            <w:color w:val="000000"/>
            <w:sz w:val="24"/>
            <w:szCs w:val="28"/>
            <w:rPrChange w:id="66" w:author="Zhangf" w:date="2025-07-31T16:46:16Z">
              <w:rPr>
                <w:rFonts w:ascii="Times New Roman" w:hAnsi="Times New Roman"/>
                <w:b/>
                <w:sz w:val="24"/>
                <w:szCs w:val="24"/>
              </w:rPr>
            </w:rPrChange>
          </w:rPr>
          <w:t>】%时，则甲乙双方按照乙方出具的账单所列结算总金额作为结算依据；当甲乙双方对账误差超过乙方账单所列结算总金额的【</w:t>
        </w:r>
      </w:ins>
      <w:ins w:id="68" w:author="miaosiy" w:date="2025-07-31T10:27:40Z">
        <w:del w:id="69" w:author="余兆传" w:date="2025-07-31T16:39:53Z">
          <w:bookmarkStart w:id="5" w:name="可编辑13"/>
          <w:r>
            <w:rPr>
              <w:rFonts w:ascii="Times New Roman" w:hAnsi="Times New Roman" w:eastAsia="宋体" w:cs="Times New Roman"/>
              <w:b w:val="0"/>
              <w:bCs/>
              <w:snapToGrid w:val="0"/>
              <w:color w:val="000000"/>
              <w:sz w:val="24"/>
              <w:szCs w:val="28"/>
              <w:rPrChange w:id="70" w:author="Zhangf" w:date="2025-07-31T16:46:16Z">
                <w:rPr>
                  <w:rFonts w:ascii="Times New Roman" w:hAnsi="Times New Roman"/>
                  <w:b/>
                  <w:sz w:val="24"/>
                  <w:szCs w:val="24"/>
                </w:rPr>
              </w:rPrChange>
            </w:rPr>
            <w:delText>5</w:delText>
          </w:r>
          <w:bookmarkEnd w:id="5"/>
        </w:del>
      </w:ins>
      <w:ins w:id="73" w:author="余兆传" w:date="2025-07-31T16:39:53Z">
        <w:r>
          <w:rPr>
            <w:rFonts w:ascii="Times New Roman" w:hAnsi="Times New Roman" w:eastAsia="宋体" w:cs="Times New Roman"/>
            <w:b w:val="0"/>
            <w:bCs/>
            <w:snapToGrid w:val="0"/>
            <w:color w:val="000000"/>
            <w:sz w:val="24"/>
            <w:szCs w:val="28"/>
            <w:rPrChange w:id="74" w:author="Zhangf" w:date="2025-07-31T16:46:16Z">
              <w:rPr>
                <w:rFonts w:ascii="Times New Roman" w:hAnsi="Times New Roman"/>
                <w:b w:val="0"/>
                <w:bCs w:val="0"/>
                <w:sz w:val="24"/>
                <w:szCs w:val="24"/>
              </w:rPr>
            </w:rPrChange>
          </w:rPr>
          <w:t>1</w:t>
        </w:r>
      </w:ins>
      <w:ins w:id="76" w:author="miaosiy" w:date="2025-07-31T10:27:40Z">
        <w:r>
          <w:rPr>
            <w:rFonts w:ascii="Times New Roman" w:hAnsi="Times New Roman" w:eastAsia="宋体" w:cs="Times New Roman"/>
            <w:b w:val="0"/>
            <w:bCs/>
            <w:snapToGrid w:val="0"/>
            <w:color w:val="000000"/>
            <w:sz w:val="24"/>
            <w:szCs w:val="28"/>
            <w:rPrChange w:id="77" w:author="Zhangf" w:date="2025-07-31T16:46:16Z">
              <w:rPr>
                <w:rFonts w:ascii="Times New Roman" w:hAnsi="Times New Roman"/>
                <w:b/>
                <w:sz w:val="24"/>
                <w:szCs w:val="24"/>
              </w:rPr>
            </w:rPrChange>
          </w:rPr>
          <w:t>】%时，则甲乙双方应在【</w:t>
        </w:r>
      </w:ins>
      <w:ins w:id="79" w:author="miaosiy" w:date="2025-07-31T10:27:40Z">
        <w:bookmarkStart w:id="6" w:name="可编辑14"/>
        <w:r>
          <w:rPr>
            <w:rFonts w:ascii="Times New Roman" w:hAnsi="Times New Roman" w:eastAsia="宋体" w:cs="Times New Roman"/>
            <w:b w:val="0"/>
            <w:bCs/>
            <w:snapToGrid w:val="0"/>
            <w:color w:val="000000"/>
            <w:sz w:val="24"/>
            <w:szCs w:val="28"/>
            <w:rPrChange w:id="80" w:author="Zhangf" w:date="2025-07-31T16:46:16Z">
              <w:rPr>
                <w:rFonts w:ascii="Times New Roman" w:hAnsi="Times New Roman"/>
                <w:b/>
                <w:sz w:val="24"/>
                <w:szCs w:val="24"/>
              </w:rPr>
            </w:rPrChange>
          </w:rPr>
          <w:t>10</w:t>
        </w:r>
        <w:bookmarkEnd w:id="6"/>
      </w:ins>
      <w:ins w:id="82" w:author="miaosiy" w:date="2025-07-31T10:27:40Z">
        <w:r>
          <w:rPr>
            <w:rFonts w:ascii="Times New Roman" w:hAnsi="Times New Roman" w:eastAsia="宋体" w:cs="Times New Roman"/>
            <w:b w:val="0"/>
            <w:bCs/>
            <w:snapToGrid w:val="0"/>
            <w:color w:val="000000"/>
            <w:sz w:val="24"/>
            <w:szCs w:val="28"/>
            <w:rPrChange w:id="83" w:author="Zhangf" w:date="2025-07-31T16:46:16Z">
              <w:rPr>
                <w:rFonts w:ascii="Times New Roman" w:hAnsi="Times New Roman"/>
                <w:b/>
                <w:sz w:val="24"/>
                <w:szCs w:val="24"/>
              </w:rPr>
            </w:rPrChange>
          </w:rPr>
          <w:t>】个工作日内重新对账并确定应结算金额。</w:t>
        </w:r>
      </w:ins>
    </w:p>
    <w:p w14:paraId="4C6C6F89">
      <w:pPr>
        <w:tabs>
          <w:tab w:val="left" w:pos="612"/>
        </w:tabs>
        <w:adjustRightInd w:val="0"/>
        <w:snapToGrid w:val="0"/>
        <w:spacing w:after="0" w:line="336" w:lineRule="auto"/>
        <w:ind w:leftChars="0" w:firstLine="424" w:firstLineChars="177"/>
        <w:rPr>
          <w:ins w:id="86" w:author="miaosiy" w:date="2025-07-31T16:03:38Z"/>
          <w:rFonts w:ascii="Times New Roman" w:hAnsi="Times New Roman" w:eastAsia="宋体" w:cs="Times New Roman"/>
          <w:b w:val="0"/>
          <w:bCs/>
          <w:snapToGrid w:val="0"/>
          <w:color w:val="000000"/>
          <w:kern w:val="2"/>
          <w:sz w:val="24"/>
          <w:szCs w:val="28"/>
          <w:rPrChange w:id="87" w:author="Zhangf" w:date="2025-07-31T16:46:16Z">
            <w:rPr>
              <w:ins w:id="88" w:author="miaosiy" w:date="2025-07-31T16:03:38Z"/>
              <w:rFonts w:ascii="Times New Roman" w:hAnsi="Times New Roman"/>
              <w:b/>
              <w:kern w:val="0"/>
              <w:sz w:val="24"/>
              <w:szCs w:val="24"/>
            </w:rPr>
          </w:rPrChange>
        </w:rPr>
        <w:pPrChange w:id="85" w:author="Zhangf" w:date="2025-07-31T16:46:16Z">
          <w:pPr>
            <w:pStyle w:val="7"/>
            <w:numPr>
              <w:ilvl w:val="1"/>
              <w:numId w:val="2"/>
            </w:numPr>
            <w:adjustRightInd w:val="0"/>
            <w:snapToGrid w:val="0"/>
            <w:spacing w:after="0" w:line="500" w:lineRule="exact"/>
            <w:ind w:leftChars="0"/>
          </w:pPr>
        </w:pPrChange>
      </w:pPr>
      <w:ins w:id="89" w:author="miaosiy" w:date="2025-07-31T16:03:28Z">
        <w:r>
          <w:rPr>
            <w:rFonts w:hint="default" w:ascii="Times New Roman" w:hAnsi="Times New Roman" w:eastAsia="宋体" w:cs="Times New Roman"/>
            <w:b w:val="0"/>
            <w:bCs/>
            <w:snapToGrid w:val="0"/>
            <w:color w:val="000000"/>
            <w:sz w:val="24"/>
            <w:szCs w:val="28"/>
            <w:lang w:val="en-US"/>
            <w:rPrChange w:id="90" w:author="Zhangf" w:date="2025-07-31T16:46:16Z">
              <w:rPr>
                <w:rFonts w:hint="default" w:ascii="Times New Roman" w:hAnsi="Times New Roman"/>
                <w:b/>
                <w:sz w:val="24"/>
                <w:szCs w:val="24"/>
                <w:lang w:val="en-US"/>
              </w:rPr>
            </w:rPrChange>
          </w:rPr>
          <w:t>6</w:t>
        </w:r>
      </w:ins>
      <w:ins w:id="92" w:author="miaosiy" w:date="2025-07-31T10:28:07Z">
        <w:r>
          <w:rPr>
            <w:rFonts w:hint="default" w:ascii="Times New Roman" w:hAnsi="Times New Roman" w:eastAsia="宋体" w:cs="Times New Roman"/>
            <w:b w:val="0"/>
            <w:bCs/>
            <w:snapToGrid w:val="0"/>
            <w:color w:val="000000"/>
            <w:sz w:val="24"/>
            <w:szCs w:val="28"/>
            <w:lang w:val="en-US" w:eastAsia="zh-CN"/>
            <w:rPrChange w:id="93" w:author="Zhangf" w:date="2025-07-31T16:46:16Z">
              <w:rPr>
                <w:rFonts w:hint="eastAsia" w:ascii="Times New Roman" w:hAnsi="Times New Roman"/>
                <w:b/>
                <w:sz w:val="24"/>
                <w:szCs w:val="24"/>
                <w:lang w:val="en-US" w:eastAsia="zh-CN"/>
              </w:rPr>
            </w:rPrChange>
          </w:rPr>
          <w:t>、</w:t>
        </w:r>
      </w:ins>
      <w:ins w:id="95" w:author="miaosiy" w:date="2025-07-31T10:27:40Z">
        <w:r>
          <w:rPr>
            <w:rFonts w:ascii="Times New Roman" w:hAnsi="Times New Roman" w:eastAsia="宋体" w:cs="Times New Roman"/>
            <w:b w:val="0"/>
            <w:bCs/>
            <w:snapToGrid w:val="0"/>
            <w:color w:val="000000"/>
            <w:sz w:val="24"/>
            <w:szCs w:val="28"/>
            <w:rPrChange w:id="96" w:author="Zhangf" w:date="2025-07-31T16:46:16Z">
              <w:rPr>
                <w:rFonts w:ascii="Times New Roman" w:hAnsi="Times New Roman"/>
                <w:b/>
                <w:sz w:val="24"/>
                <w:szCs w:val="24"/>
              </w:rPr>
            </w:rPrChange>
          </w:rPr>
          <w:t>甲乙双方进行的重新对账不影响资金结算的正常进行。资金结算仍按照乙方出具的账单中所列金额进行结算，对账差异的调整在下一个结算周期内进行。</w:t>
        </w:r>
      </w:ins>
      <w:ins w:id="98" w:author="miaosiy" w:date="2025-07-31T10:27:40Z">
        <w:r>
          <w:rPr>
            <w:rFonts w:ascii="Times New Roman" w:hAnsi="Times New Roman" w:eastAsia="宋体" w:cs="Times New Roman"/>
            <w:b w:val="0"/>
            <w:bCs/>
            <w:snapToGrid w:val="0"/>
            <w:color w:val="000000"/>
            <w:kern w:val="2"/>
            <w:sz w:val="24"/>
            <w:szCs w:val="28"/>
            <w:rPrChange w:id="99" w:author="Zhangf" w:date="2025-07-31T16:46:16Z">
              <w:rPr>
                <w:rFonts w:ascii="Times New Roman" w:hAnsi="Times New Roman"/>
                <w:b/>
                <w:kern w:val="0"/>
                <w:sz w:val="24"/>
                <w:szCs w:val="24"/>
              </w:rPr>
            </w:rPrChange>
          </w:rPr>
          <w:t>对于最后一个结算周期出现的对账差异，双方多退少补。</w:t>
        </w:r>
      </w:ins>
    </w:p>
    <w:p w14:paraId="3C43D489">
      <w:pPr>
        <w:tabs>
          <w:tab w:val="left" w:pos="612"/>
        </w:tabs>
        <w:adjustRightInd w:val="0"/>
        <w:snapToGrid w:val="0"/>
        <w:spacing w:after="0" w:line="336" w:lineRule="auto"/>
        <w:ind w:leftChars="0" w:firstLine="424" w:firstLineChars="177"/>
        <w:rPr>
          <w:ins w:id="102" w:author="miaosiy" w:date="2025-07-31T10:27:40Z"/>
          <w:rFonts w:ascii="Times New Roman" w:hAnsi="Times New Roman" w:eastAsia="宋体" w:cs="Times New Roman"/>
          <w:b w:val="0"/>
          <w:bCs/>
          <w:snapToGrid w:val="0"/>
          <w:color w:val="000000"/>
          <w:kern w:val="2"/>
          <w:sz w:val="24"/>
          <w:szCs w:val="28"/>
          <w:rPrChange w:id="103" w:author="Zhangf" w:date="2025-07-31T16:46:16Z">
            <w:rPr>
              <w:ins w:id="104" w:author="miaosiy" w:date="2025-07-31T10:27:40Z"/>
              <w:rFonts w:ascii="Times New Roman" w:hAnsi="Times New Roman"/>
              <w:b/>
              <w:kern w:val="0"/>
              <w:sz w:val="24"/>
              <w:szCs w:val="24"/>
            </w:rPr>
          </w:rPrChange>
        </w:rPr>
        <w:pPrChange w:id="101" w:author="Zhangf" w:date="2025-07-31T16:46:16Z">
          <w:pPr>
            <w:pStyle w:val="7"/>
            <w:numPr>
              <w:ilvl w:val="1"/>
              <w:numId w:val="2"/>
            </w:numPr>
            <w:adjustRightInd w:val="0"/>
            <w:snapToGrid w:val="0"/>
            <w:spacing w:after="0" w:line="500" w:lineRule="exact"/>
            <w:ind w:leftChars="0"/>
          </w:pPr>
        </w:pPrChange>
      </w:pPr>
      <w:ins w:id="105" w:author="miaosiy" w:date="2025-07-31T16:03:53Z">
        <w:r>
          <w:rPr>
            <w:rFonts w:hint="default" w:ascii="Times New Roman" w:hAnsi="Times New Roman" w:eastAsia="宋体" w:cs="Times New Roman"/>
            <w:bCs/>
            <w:snapToGrid w:val="0"/>
            <w:color w:val="000000"/>
            <w:kern w:val="2"/>
            <w:sz w:val="24"/>
            <w:szCs w:val="28"/>
            <w:lang w:val="en-US"/>
            <w:rPrChange w:id="106" w:author="Zhangf" w:date="2025-07-31T16:46:16Z">
              <w:rPr>
                <w:rFonts w:hint="default" w:ascii="Times New Roman" w:hAnsi="Times New Roman"/>
                <w:kern w:val="0"/>
                <w:sz w:val="24"/>
                <w:szCs w:val="24"/>
                <w:lang w:val="en-US"/>
              </w:rPr>
            </w:rPrChange>
          </w:rPr>
          <w:t>7</w:t>
        </w:r>
      </w:ins>
      <w:ins w:id="108" w:author="miaosiy" w:date="2025-07-31T16:03:54Z">
        <w:r>
          <w:rPr>
            <w:rFonts w:hint="default" w:ascii="Times New Roman" w:hAnsi="Times New Roman" w:eastAsia="宋体" w:cs="Times New Roman"/>
            <w:bCs/>
            <w:snapToGrid w:val="0"/>
            <w:color w:val="000000"/>
            <w:kern w:val="2"/>
            <w:sz w:val="24"/>
            <w:szCs w:val="28"/>
            <w:lang w:val="en-US" w:eastAsia="zh-CN"/>
            <w:rPrChange w:id="109" w:author="Zhangf" w:date="2025-07-31T16:46:16Z">
              <w:rPr>
                <w:rFonts w:hint="eastAsia" w:ascii="Times New Roman" w:hAnsi="Times New Roman"/>
                <w:kern w:val="0"/>
                <w:sz w:val="24"/>
                <w:szCs w:val="24"/>
                <w:lang w:val="en-US" w:eastAsia="zh-CN"/>
              </w:rPr>
            </w:rPrChange>
          </w:rPr>
          <w:t>、</w:t>
        </w:r>
      </w:ins>
      <w:ins w:id="111" w:author="miaosiy" w:date="2025-07-31T16:03:38Z">
        <w:r>
          <w:rPr>
            <w:rFonts w:ascii="Times New Roman" w:hAnsi="Times New Roman" w:eastAsia="宋体" w:cs="Times New Roman"/>
            <w:bCs/>
            <w:snapToGrid w:val="0"/>
            <w:color w:val="000000"/>
            <w:kern w:val="2"/>
            <w:sz w:val="24"/>
            <w:szCs w:val="28"/>
            <w:rPrChange w:id="112" w:author="Zhangf" w:date="2025-07-31T16:46:16Z">
              <w:rPr>
                <w:rFonts w:ascii="Times New Roman" w:hAnsi="Times New Roman"/>
                <w:kern w:val="0"/>
                <w:sz w:val="24"/>
                <w:szCs w:val="24"/>
              </w:rPr>
            </w:rPrChange>
          </w:rPr>
          <w:t>甲方应以【</w:t>
        </w:r>
      </w:ins>
      <w:ins w:id="114" w:author="miaosiy" w:date="2025-07-31T16:04:02Z">
        <w:del w:id="115" w:author="余兆传" w:date="2025-07-31T16:40:03Z">
          <w:r>
            <w:rPr>
              <w:rFonts w:hint="default" w:ascii="Times New Roman" w:hAnsi="Times New Roman" w:eastAsia="宋体" w:cs="Times New Roman"/>
              <w:bCs/>
              <w:snapToGrid w:val="0"/>
              <w:color w:val="000000"/>
              <w:kern w:val="2"/>
              <w:sz w:val="24"/>
              <w:szCs w:val="28"/>
              <w:lang w:val="en-US"/>
              <w:rPrChange w:id="116" w:author="Zhangf" w:date="2025-07-31T16:46:16Z">
                <w:rPr>
                  <w:rFonts w:hint="default" w:ascii="Times New Roman" w:hAnsi="Times New Roman"/>
                  <w:kern w:val="0"/>
                  <w:sz w:val="24"/>
                  <w:szCs w:val="24"/>
                  <w:lang w:val="en-US"/>
                </w:rPr>
              </w:rPrChange>
            </w:rPr>
            <w:delText xml:space="preserve"> </w:delText>
          </w:r>
        </w:del>
      </w:ins>
      <w:ins w:id="119" w:author="余兆传" w:date="2025-07-31T16:40:03Z">
        <w:r>
          <w:rPr>
            <w:rFonts w:hint="default" w:ascii="Times New Roman" w:hAnsi="Times New Roman" w:eastAsia="宋体" w:cs="Times New Roman"/>
            <w:bCs/>
            <w:snapToGrid w:val="0"/>
            <w:color w:val="000000"/>
            <w:kern w:val="2"/>
            <w:sz w:val="24"/>
            <w:szCs w:val="28"/>
            <w:lang w:val="en-US" w:eastAsia="zh-CN"/>
            <w:rPrChange w:id="120" w:author="Zhangf" w:date="2025-07-31T16:46:16Z">
              <w:rPr>
                <w:rFonts w:hint="eastAsia" w:ascii="Times New Roman" w:hAnsi="Times New Roman"/>
                <w:kern w:val="0"/>
                <w:sz w:val="24"/>
                <w:szCs w:val="24"/>
                <w:lang w:val="en-US" w:eastAsia="zh-CN"/>
              </w:rPr>
            </w:rPrChange>
          </w:rPr>
          <w:t>托收</w:t>
        </w:r>
      </w:ins>
      <w:ins w:id="122" w:author="miaosiy" w:date="2025-07-31T16:04:02Z">
        <w:del w:id="123" w:author="余兆传" w:date="2025-07-31T16:40:06Z">
          <w:r>
            <w:rPr>
              <w:rFonts w:hint="default" w:ascii="Times New Roman" w:hAnsi="Times New Roman" w:eastAsia="宋体" w:cs="Times New Roman"/>
              <w:bCs/>
              <w:snapToGrid w:val="0"/>
              <w:color w:val="000000"/>
              <w:kern w:val="2"/>
              <w:sz w:val="24"/>
              <w:szCs w:val="28"/>
              <w:lang w:val="en-US"/>
              <w:rPrChange w:id="124" w:author="Zhangf" w:date="2025-07-31T16:46:16Z">
                <w:rPr>
                  <w:rFonts w:hint="default" w:ascii="Times New Roman" w:hAnsi="Times New Roman"/>
                  <w:kern w:val="0"/>
                  <w:sz w:val="24"/>
                  <w:szCs w:val="24"/>
                  <w:lang w:val="en-US"/>
                </w:rPr>
              </w:rPrChange>
            </w:rPr>
            <w:delText xml:space="preserve"> </w:delText>
          </w:r>
        </w:del>
      </w:ins>
      <w:ins w:id="127" w:author="miaosiy" w:date="2025-07-31T16:04:03Z">
        <w:del w:id="128" w:author="余兆传" w:date="2025-07-31T16:40:06Z">
          <w:r>
            <w:rPr>
              <w:rFonts w:hint="default" w:ascii="Times New Roman" w:hAnsi="Times New Roman" w:eastAsia="宋体" w:cs="Times New Roman"/>
              <w:bCs/>
              <w:snapToGrid w:val="0"/>
              <w:color w:val="000000"/>
              <w:kern w:val="2"/>
              <w:sz w:val="24"/>
              <w:szCs w:val="28"/>
              <w:lang w:val="en-US"/>
              <w:rPrChange w:id="129" w:author="Zhangf" w:date="2025-07-31T16:46:16Z">
                <w:rPr>
                  <w:rFonts w:hint="default" w:ascii="Times New Roman" w:hAnsi="Times New Roman"/>
                  <w:kern w:val="0"/>
                  <w:sz w:val="24"/>
                  <w:szCs w:val="24"/>
                  <w:lang w:val="en-US"/>
                </w:rPr>
              </w:rPrChange>
            </w:rPr>
            <w:delText xml:space="preserve">   </w:delText>
          </w:r>
        </w:del>
      </w:ins>
      <w:ins w:id="132" w:author="miaosiy" w:date="2025-07-31T16:03:38Z">
        <w:r>
          <w:rPr>
            <w:rFonts w:ascii="Times New Roman" w:hAnsi="Times New Roman" w:eastAsia="宋体" w:cs="Times New Roman"/>
            <w:bCs/>
            <w:snapToGrid w:val="0"/>
            <w:color w:val="000000"/>
            <w:kern w:val="2"/>
            <w:sz w:val="24"/>
            <w:szCs w:val="28"/>
            <w:rPrChange w:id="133" w:author="Zhangf" w:date="2025-07-31T16:46:16Z">
              <w:rPr>
                <w:rFonts w:ascii="Times New Roman" w:hAnsi="Times New Roman"/>
                <w:kern w:val="0"/>
                <w:sz w:val="24"/>
                <w:szCs w:val="24"/>
              </w:rPr>
            </w:rPrChange>
          </w:rPr>
          <w:t>】方式支付各项费用，按【</w:t>
        </w:r>
        <w:bookmarkStart w:id="7" w:name="可编辑16"/>
        <w:r>
          <w:rPr>
            <w:rFonts w:ascii="Times New Roman" w:hAnsi="Times New Roman" w:eastAsia="宋体" w:cs="Times New Roman"/>
            <w:bCs/>
            <w:snapToGrid w:val="0"/>
            <w:color w:val="000000"/>
            <w:kern w:val="2"/>
            <w:sz w:val="24"/>
            <w:szCs w:val="28"/>
            <w:rPrChange w:id="133" w:author="Zhangf" w:date="2025-07-31T16:46:16Z">
              <w:rPr>
                <w:rFonts w:ascii="Times New Roman" w:hAnsi="Times New Roman"/>
                <w:kern w:val="0"/>
                <w:sz w:val="24"/>
                <w:szCs w:val="24"/>
              </w:rPr>
            </w:rPrChange>
          </w:rPr>
          <w:t>月</w:t>
        </w:r>
        <w:bookmarkEnd w:id="7"/>
        <w:r>
          <w:rPr>
            <w:rFonts w:ascii="Times New Roman" w:hAnsi="Times New Roman" w:eastAsia="宋体" w:cs="Times New Roman"/>
            <w:bCs/>
            <w:snapToGrid w:val="0"/>
            <w:color w:val="000000"/>
            <w:kern w:val="2"/>
            <w:sz w:val="24"/>
            <w:szCs w:val="28"/>
            <w:rPrChange w:id="133" w:author="Zhangf" w:date="2025-07-31T16:46:16Z">
              <w:rPr>
                <w:rFonts w:ascii="Times New Roman" w:hAnsi="Times New Roman"/>
                <w:kern w:val="0"/>
                <w:sz w:val="24"/>
                <w:szCs w:val="24"/>
              </w:rPr>
            </w:rPrChange>
          </w:rPr>
          <w:t>】付费。每账期结束后【</w:t>
        </w:r>
        <w:bookmarkStart w:id="8" w:name="可编辑17"/>
        <w:r>
          <w:rPr>
            <w:rFonts w:ascii="Times New Roman" w:hAnsi="Times New Roman" w:eastAsia="宋体" w:cs="Times New Roman"/>
            <w:bCs/>
            <w:snapToGrid w:val="0"/>
            <w:color w:val="000000"/>
            <w:kern w:val="2"/>
            <w:sz w:val="24"/>
            <w:szCs w:val="28"/>
            <w:rPrChange w:id="133" w:author="Zhangf" w:date="2025-07-31T16:46:16Z">
              <w:rPr>
                <w:rFonts w:ascii="Times New Roman" w:hAnsi="Times New Roman"/>
                <w:kern w:val="0"/>
                <w:sz w:val="24"/>
                <w:szCs w:val="24"/>
              </w:rPr>
            </w:rPrChange>
          </w:rPr>
          <w:t>10</w:t>
        </w:r>
        <w:bookmarkEnd w:id="8"/>
        <w:r>
          <w:rPr>
            <w:rFonts w:ascii="Times New Roman" w:hAnsi="Times New Roman" w:eastAsia="宋体" w:cs="Times New Roman"/>
            <w:bCs/>
            <w:snapToGrid w:val="0"/>
            <w:color w:val="000000"/>
            <w:kern w:val="2"/>
            <w:sz w:val="24"/>
            <w:szCs w:val="28"/>
            <w:rPrChange w:id="133" w:author="Zhangf" w:date="2025-07-31T16:46:16Z">
              <w:rPr>
                <w:rFonts w:ascii="Times New Roman" w:hAnsi="Times New Roman"/>
                <w:kern w:val="0"/>
                <w:sz w:val="24"/>
                <w:szCs w:val="24"/>
              </w:rPr>
            </w:rPrChange>
          </w:rPr>
          <w:t>】个工作日内乙方将该账期账单发至甲方指定联系人</w:t>
        </w:r>
      </w:ins>
      <w:ins w:id="135" w:author="miaosiy" w:date="2025-07-31T16:03:38Z">
        <w:del w:id="136" w:author="余兆传" w:date="2025-07-31T16:40:28Z">
          <w:r>
            <w:rPr>
              <w:rFonts w:ascii="Times New Roman" w:hAnsi="Times New Roman" w:eastAsia="宋体" w:cs="Times New Roman"/>
              <w:bCs/>
              <w:snapToGrid w:val="0"/>
              <w:color w:val="000000"/>
              <w:kern w:val="2"/>
              <w:sz w:val="24"/>
              <w:szCs w:val="28"/>
              <w:rPrChange w:id="137" w:author="Zhangf" w:date="2025-07-31T16:46:16Z">
                <w:rPr>
                  <w:rFonts w:ascii="Times New Roman" w:hAnsi="Times New Roman"/>
                  <w:kern w:val="0"/>
                  <w:sz w:val="24"/>
                  <w:szCs w:val="24"/>
                </w:rPr>
              </w:rPrChange>
            </w:rPr>
            <w:delText>，</w:delText>
          </w:r>
        </w:del>
      </w:ins>
      <w:ins w:id="140" w:author="miaosiy" w:date="2025-07-31T16:03:38Z">
        <w:del w:id="141" w:author="余兆传" w:date="2025-07-31T16:40:25Z">
          <w:r>
            <w:rPr>
              <w:rFonts w:ascii="Times New Roman" w:hAnsi="Times New Roman" w:eastAsia="宋体" w:cs="Times New Roman"/>
              <w:bCs/>
              <w:snapToGrid w:val="0"/>
              <w:color w:val="000000"/>
              <w:kern w:val="2"/>
              <w:sz w:val="24"/>
              <w:szCs w:val="28"/>
              <w:rPrChange w:id="142" w:author="Zhangf" w:date="2025-07-31T16:46:16Z">
                <w:rPr>
                  <w:rFonts w:ascii="Times New Roman" w:hAnsi="Times New Roman"/>
                  <w:kern w:val="0"/>
                  <w:sz w:val="24"/>
                  <w:szCs w:val="24"/>
                </w:rPr>
              </w:rPrChange>
            </w:rPr>
            <w:delText>甲方在收到账单后【</w:delText>
          </w:r>
          <w:bookmarkStart w:id="9" w:name="可编辑18"/>
          <w:r>
            <w:rPr>
              <w:rFonts w:ascii="Times New Roman" w:hAnsi="Times New Roman" w:eastAsia="宋体" w:cs="Times New Roman"/>
              <w:bCs/>
              <w:snapToGrid w:val="0"/>
              <w:color w:val="000000"/>
              <w:kern w:val="2"/>
              <w:sz w:val="24"/>
              <w:szCs w:val="28"/>
              <w:rPrChange w:id="142" w:author="Zhangf" w:date="2025-07-31T16:46:16Z">
                <w:rPr>
                  <w:rFonts w:ascii="Times New Roman" w:hAnsi="Times New Roman"/>
                  <w:kern w:val="0"/>
                  <w:sz w:val="24"/>
                  <w:szCs w:val="24"/>
                </w:rPr>
              </w:rPrChange>
            </w:rPr>
            <w:delText>10</w:delText>
          </w:r>
          <w:bookmarkEnd w:id="9"/>
          <w:r>
            <w:rPr>
              <w:rFonts w:ascii="Times New Roman" w:hAnsi="Times New Roman" w:eastAsia="宋体" w:cs="Times New Roman"/>
              <w:bCs/>
              <w:snapToGrid w:val="0"/>
              <w:color w:val="000000"/>
              <w:kern w:val="2"/>
              <w:sz w:val="24"/>
              <w:szCs w:val="28"/>
              <w:rPrChange w:id="142" w:author="Zhangf" w:date="2025-07-31T16:46:16Z">
                <w:rPr>
                  <w:rFonts w:ascii="Times New Roman" w:hAnsi="Times New Roman"/>
                  <w:kern w:val="0"/>
                  <w:sz w:val="24"/>
                  <w:szCs w:val="24"/>
                </w:rPr>
              </w:rPrChange>
            </w:rPr>
            <w:delText>】个工作日内向乙方付款</w:delText>
          </w:r>
        </w:del>
      </w:ins>
      <w:ins w:id="145" w:author="miaosiy" w:date="2025-07-31T16:03:38Z">
        <w:r>
          <w:rPr>
            <w:rFonts w:ascii="Times New Roman" w:hAnsi="Times New Roman" w:eastAsia="宋体" w:cs="Times New Roman"/>
            <w:bCs/>
            <w:snapToGrid w:val="0"/>
            <w:color w:val="000000"/>
            <w:kern w:val="2"/>
            <w:sz w:val="24"/>
            <w:szCs w:val="28"/>
            <w:rPrChange w:id="146" w:author="Zhangf" w:date="2025-07-31T16:46:16Z">
              <w:rPr>
                <w:rFonts w:ascii="Times New Roman" w:hAnsi="Times New Roman"/>
                <w:kern w:val="0"/>
                <w:sz w:val="24"/>
                <w:szCs w:val="24"/>
              </w:rPr>
            </w:rPrChange>
          </w:rPr>
          <w:t>。</w:t>
        </w:r>
      </w:ins>
      <w:ins w:id="148" w:author="miaosiy" w:date="2025-07-31T16:03:38Z">
        <w:del w:id="149" w:author="余兆传" w:date="2025-07-31T16:40:44Z">
          <w:r>
            <w:rPr>
              <w:rFonts w:hint="default" w:ascii="Times New Roman" w:hAnsi="Times New Roman" w:eastAsia="宋体" w:cs="Times New Roman"/>
              <w:bCs/>
              <w:snapToGrid w:val="0"/>
              <w:color w:val="000000"/>
              <w:kern w:val="2"/>
              <w:sz w:val="24"/>
              <w:szCs w:val="28"/>
              <w:lang w:val="en-US"/>
              <w:rPrChange w:id="150" w:author="Zhangf" w:date="2025-07-31T16:46:16Z">
                <w:rPr>
                  <w:rFonts w:hint="default" w:ascii="Times New Roman" w:hAnsi="Times New Roman"/>
                  <w:kern w:val="0"/>
                  <w:sz w:val="24"/>
                  <w:szCs w:val="24"/>
                  <w:lang w:val="en-US"/>
                </w:rPr>
              </w:rPrChange>
            </w:rPr>
            <w:delText>乙方收到甲方付款后【</w:delText>
          </w:r>
          <w:bookmarkStart w:id="10" w:name="可编辑19"/>
          <w:r>
            <w:rPr>
              <w:rFonts w:hint="default" w:ascii="Times New Roman" w:hAnsi="Times New Roman" w:eastAsia="宋体" w:cs="Times New Roman"/>
              <w:bCs/>
              <w:snapToGrid w:val="0"/>
              <w:color w:val="000000"/>
              <w:kern w:val="2"/>
              <w:sz w:val="24"/>
              <w:szCs w:val="28"/>
              <w:lang w:val="en-US"/>
              <w:rPrChange w:id="150" w:author="Zhangf" w:date="2025-07-31T16:46:16Z">
                <w:rPr>
                  <w:rFonts w:hint="default" w:ascii="Times New Roman" w:hAnsi="Times New Roman"/>
                  <w:kern w:val="0"/>
                  <w:sz w:val="24"/>
                  <w:szCs w:val="24"/>
                  <w:lang w:val="en-US"/>
                </w:rPr>
              </w:rPrChange>
            </w:rPr>
            <w:delText>10</w:delText>
          </w:r>
          <w:bookmarkEnd w:id="10"/>
          <w:r>
            <w:rPr>
              <w:rFonts w:hint="default" w:ascii="Times New Roman" w:hAnsi="Times New Roman" w:eastAsia="宋体" w:cs="Times New Roman"/>
              <w:bCs/>
              <w:snapToGrid w:val="0"/>
              <w:color w:val="000000"/>
              <w:kern w:val="2"/>
              <w:sz w:val="24"/>
              <w:szCs w:val="28"/>
              <w:lang w:val="en-US"/>
              <w:rPrChange w:id="150" w:author="Zhangf" w:date="2025-07-31T16:46:16Z">
                <w:rPr>
                  <w:rFonts w:hint="default" w:ascii="Times New Roman" w:hAnsi="Times New Roman"/>
                  <w:kern w:val="0"/>
                  <w:sz w:val="24"/>
                  <w:szCs w:val="24"/>
                  <w:lang w:val="en-US"/>
                </w:rPr>
              </w:rPrChange>
            </w:rPr>
            <w:delText>】个工作日内</w:delText>
          </w:r>
        </w:del>
      </w:ins>
      <w:ins w:id="153" w:author="余兆传" w:date="2025-07-31T16:40:46Z">
        <w:r>
          <w:rPr>
            <w:rFonts w:hint="default" w:ascii="Times New Roman" w:hAnsi="Times New Roman" w:eastAsia="宋体" w:cs="Times New Roman"/>
            <w:bCs/>
            <w:snapToGrid w:val="0"/>
            <w:color w:val="000000"/>
            <w:kern w:val="2"/>
            <w:sz w:val="24"/>
            <w:szCs w:val="28"/>
            <w:lang w:val="en-US" w:eastAsia="zh-CN"/>
            <w:rPrChange w:id="154" w:author="Zhangf" w:date="2025-07-31T16:46:16Z">
              <w:rPr>
                <w:rFonts w:hint="eastAsia" w:ascii="Times New Roman" w:hAnsi="Times New Roman"/>
                <w:kern w:val="0"/>
                <w:sz w:val="24"/>
                <w:szCs w:val="24"/>
                <w:lang w:val="en-US" w:eastAsia="zh-CN"/>
              </w:rPr>
            </w:rPrChange>
          </w:rPr>
          <w:t>并</w:t>
        </w:r>
      </w:ins>
      <w:ins w:id="156" w:author="miaosiy" w:date="2025-07-31T16:03:38Z">
        <w:r>
          <w:rPr>
            <w:rFonts w:ascii="Times New Roman" w:hAnsi="Times New Roman" w:eastAsia="宋体" w:cs="Times New Roman"/>
            <w:bCs/>
            <w:snapToGrid w:val="0"/>
            <w:color w:val="000000"/>
            <w:kern w:val="2"/>
            <w:sz w:val="24"/>
            <w:szCs w:val="28"/>
            <w:rPrChange w:id="157" w:author="Zhangf" w:date="2025-07-31T16:46:16Z">
              <w:rPr>
                <w:rFonts w:ascii="Times New Roman" w:hAnsi="Times New Roman"/>
                <w:kern w:val="0"/>
                <w:sz w:val="24"/>
                <w:szCs w:val="24"/>
              </w:rPr>
            </w:rPrChange>
          </w:rPr>
          <w:t>向甲方开具相应增值税【</w:t>
        </w:r>
        <w:bookmarkStart w:id="11" w:name="可编辑20"/>
        <w:r>
          <w:rPr>
            <w:rFonts w:ascii="Times New Roman" w:hAnsi="Times New Roman" w:eastAsia="宋体" w:cs="Times New Roman"/>
            <w:bCs/>
            <w:snapToGrid w:val="0"/>
            <w:color w:val="000000"/>
            <w:kern w:val="2"/>
            <w:sz w:val="24"/>
            <w:szCs w:val="28"/>
            <w:rPrChange w:id="157" w:author="Zhangf" w:date="2025-07-31T16:46:16Z">
              <w:rPr>
                <w:rFonts w:ascii="Times New Roman" w:hAnsi="Times New Roman"/>
                <w:kern w:val="0"/>
                <w:sz w:val="24"/>
                <w:szCs w:val="24"/>
              </w:rPr>
            </w:rPrChange>
          </w:rPr>
          <w:t xml:space="preserve">□专用发票 </w:t>
        </w:r>
      </w:ins>
      <w:ins w:id="159" w:author="miaosiy" w:date="2025-07-31T16:03:38Z">
        <w:del w:id="160" w:author="余兆传" w:date="2025-07-31T16:40:49Z">
          <w:r>
            <w:rPr>
              <w:rFonts w:ascii="Times New Roman" w:hAnsi="Times New Roman" w:eastAsia="宋体" w:cs="Times New Roman"/>
              <w:bCs/>
              <w:snapToGrid w:val="0"/>
              <w:color w:val="000000"/>
              <w:kern w:val="2"/>
              <w:sz w:val="24"/>
              <w:szCs w:val="28"/>
              <w:rPrChange w:id="161" w:author="Zhangf" w:date="2025-07-31T16:46:16Z">
                <w:rPr>
                  <w:rFonts w:ascii="Times New Roman" w:hAnsi="Times New Roman"/>
                  <w:kern w:val="0"/>
                  <w:sz w:val="24"/>
                  <w:szCs w:val="24"/>
                </w:rPr>
              </w:rPrChange>
            </w:rPr>
            <w:delText>□</w:delText>
          </w:r>
        </w:del>
      </w:ins>
      <w:ins w:id="164" w:author="余兆传" w:date="2025-07-31T16:40:49Z">
        <w:r>
          <w:rPr>
            <w:rFonts w:ascii="Times New Roman" w:hAnsi="Times New Roman" w:eastAsia="宋体" w:cs="Times New Roman"/>
            <w:bCs/>
            <w:snapToGrid w:val="0"/>
            <w:color w:val="000000"/>
            <w:kern w:val="2"/>
            <w:sz w:val="24"/>
            <w:szCs w:val="28"/>
            <w:rPrChange w:id="165" w:author="Zhangf" w:date="2025-07-31T16:46:16Z">
              <w:rPr>
                <w:rFonts w:ascii="Times New Roman" w:hAnsi="Times New Roman"/>
                <w:kern w:val="0"/>
                <w:sz w:val="24"/>
                <w:szCs w:val="24"/>
              </w:rPr>
            </w:rPrChange>
          </w:rPr>
          <w:sym w:font="Wingdings 2" w:char="0052"/>
        </w:r>
      </w:ins>
      <w:ins w:id="167" w:author="miaosiy" w:date="2025-07-31T16:03:38Z">
        <w:r>
          <w:rPr>
            <w:rFonts w:ascii="Times New Roman" w:hAnsi="Times New Roman" w:eastAsia="宋体" w:cs="Times New Roman"/>
            <w:bCs/>
            <w:snapToGrid w:val="0"/>
            <w:color w:val="000000"/>
            <w:kern w:val="2"/>
            <w:sz w:val="24"/>
            <w:szCs w:val="28"/>
            <w:rPrChange w:id="168" w:author="Zhangf" w:date="2025-07-31T16:46:16Z">
              <w:rPr>
                <w:rFonts w:ascii="Times New Roman" w:hAnsi="Times New Roman"/>
                <w:kern w:val="0"/>
                <w:sz w:val="24"/>
                <w:szCs w:val="24"/>
              </w:rPr>
            </w:rPrChange>
          </w:rPr>
          <w:t>普通发票</w:t>
        </w:r>
        <w:bookmarkEnd w:id="11"/>
        <w:r>
          <w:rPr>
            <w:rFonts w:ascii="Times New Roman" w:hAnsi="Times New Roman" w:eastAsia="宋体" w:cs="Times New Roman"/>
            <w:bCs/>
            <w:snapToGrid w:val="0"/>
            <w:color w:val="000000"/>
            <w:kern w:val="2"/>
            <w:sz w:val="24"/>
            <w:szCs w:val="28"/>
            <w:rPrChange w:id="168" w:author="Zhangf" w:date="2025-07-31T16:46:16Z">
              <w:rPr>
                <w:rFonts w:ascii="Times New Roman" w:hAnsi="Times New Roman"/>
                <w:kern w:val="0"/>
                <w:sz w:val="24"/>
                <w:szCs w:val="24"/>
              </w:rPr>
            </w:rPrChange>
          </w:rPr>
          <w:t>】。</w:t>
        </w:r>
      </w:ins>
    </w:p>
    <w:p w14:paraId="75EED824">
      <w:pPr>
        <w:adjustRightInd w:val="0"/>
        <w:spacing w:line="336" w:lineRule="auto"/>
        <w:ind w:firstLine="424" w:firstLineChars="177"/>
        <w:rPr>
          <w:rFonts w:ascii="Times New Roman" w:hAnsi="Times New Roman" w:eastAsia="宋体" w:cs="Times New Roman"/>
          <w:bCs/>
          <w:snapToGrid w:val="0"/>
          <w:color w:val="000000"/>
          <w:sz w:val="24"/>
          <w:szCs w:val="28"/>
        </w:rPr>
      </w:pPr>
      <w:del w:id="170" w:author="miaosiy" w:date="2025-07-31T10:27:40Z">
        <w:r>
          <w:rPr>
            <w:rFonts w:hint="eastAsia" w:ascii="Times New Roman" w:hAnsi="Times New Roman" w:eastAsia="宋体" w:cs="Times New Roman"/>
            <w:bCs/>
            <w:snapToGrid w:val="0"/>
            <w:color w:val="000000"/>
            <w:sz w:val="24"/>
            <w:szCs w:val="28"/>
          </w:rPr>
          <w:delText>双方进行的对账不影响资金结算的正常进行。资金结算仍按照乙方出具的账单中所列金额进行结算，</w:delText>
        </w:r>
        <w:commentRangeStart w:id="2"/>
        <w:r>
          <w:rPr>
            <w:rFonts w:hint="eastAsia" w:ascii="Times New Roman" w:hAnsi="Times New Roman" w:eastAsia="宋体" w:cs="Times New Roman"/>
            <w:bCs/>
            <w:snapToGrid w:val="0"/>
            <w:color w:val="000000"/>
            <w:sz w:val="24"/>
            <w:szCs w:val="28"/>
          </w:rPr>
          <w:delText>对账</w:delText>
        </w:r>
      </w:del>
      <w:ins w:id="171" w:author="余兆传" w:date="2025-07-31T09:54:18Z">
        <w:del w:id="172" w:author="miaosiy" w:date="2025-07-31T10:27:40Z">
          <w:r>
            <w:rPr>
              <w:rFonts w:hint="eastAsia" w:ascii="Times New Roman" w:hAnsi="Times New Roman" w:eastAsia="宋体" w:cs="Times New Roman"/>
              <w:bCs/>
              <w:snapToGrid w:val="0"/>
              <w:color w:val="000000"/>
              <w:sz w:val="24"/>
              <w:szCs w:val="28"/>
              <w:lang w:val="en-US" w:eastAsia="zh-CN"/>
            </w:rPr>
            <w:delText>出现</w:delText>
          </w:r>
        </w:del>
      </w:ins>
      <w:del w:id="173" w:author="miaosiy" w:date="2025-07-31T10:27:40Z">
        <w:r>
          <w:rPr>
            <w:rFonts w:hint="eastAsia" w:ascii="Times New Roman" w:hAnsi="Times New Roman" w:eastAsia="宋体" w:cs="Times New Roman"/>
            <w:bCs/>
            <w:snapToGrid w:val="0"/>
            <w:color w:val="000000"/>
            <w:sz w:val="24"/>
            <w:szCs w:val="28"/>
          </w:rPr>
          <w:delText>差异</w:delText>
        </w:r>
      </w:del>
      <w:ins w:id="174" w:author="余兆传" w:date="2025-07-31T09:54:22Z">
        <w:del w:id="175" w:author="miaosiy" w:date="2025-07-31T10:27:40Z">
          <w:r>
            <w:rPr>
              <w:rFonts w:hint="eastAsia" w:ascii="Times New Roman" w:hAnsi="Times New Roman" w:eastAsia="宋体" w:cs="Times New Roman"/>
              <w:bCs/>
              <w:snapToGrid w:val="0"/>
              <w:color w:val="000000"/>
              <w:sz w:val="24"/>
              <w:szCs w:val="28"/>
              <w:lang w:val="en-US" w:eastAsia="zh-CN"/>
            </w:rPr>
            <w:delText>时</w:delText>
          </w:r>
        </w:del>
      </w:ins>
      <w:ins w:id="176" w:author="余兆传" w:date="2025-07-31T09:54:35Z">
        <w:del w:id="177" w:author="miaosiy" w:date="2025-07-31T10:27:40Z">
          <w:r>
            <w:rPr>
              <w:rFonts w:hint="eastAsia" w:ascii="Times New Roman" w:hAnsi="Times New Roman" w:eastAsia="宋体" w:cs="Times New Roman"/>
              <w:bCs/>
              <w:snapToGrid w:val="0"/>
              <w:color w:val="000000"/>
              <w:sz w:val="24"/>
              <w:szCs w:val="28"/>
              <w:lang w:val="en-US" w:eastAsia="zh-CN"/>
            </w:rPr>
            <w:delText>，</w:delText>
          </w:r>
        </w:del>
      </w:ins>
      <w:ins w:id="178" w:author="余兆传" w:date="2025-07-31T09:54:37Z">
        <w:del w:id="179" w:author="miaosiy" w:date="2025-07-31T10:27:40Z">
          <w:r>
            <w:rPr>
              <w:rFonts w:hint="eastAsia" w:ascii="Times New Roman" w:hAnsi="Times New Roman" w:eastAsia="宋体" w:cs="Times New Roman"/>
              <w:bCs/>
              <w:snapToGrid w:val="0"/>
              <w:color w:val="000000"/>
              <w:sz w:val="24"/>
              <w:szCs w:val="28"/>
              <w:lang w:val="en-US" w:eastAsia="zh-CN"/>
            </w:rPr>
            <w:delText>以</w:delText>
          </w:r>
        </w:del>
      </w:ins>
      <w:ins w:id="180" w:author="余兆传" w:date="2025-07-31T09:54:25Z">
        <w:del w:id="181" w:author="miaosiy" w:date="2025-07-31T10:27:40Z">
          <w:r>
            <w:rPr>
              <w:rFonts w:hint="eastAsia" w:ascii="Times New Roman" w:hAnsi="Times New Roman" w:eastAsia="宋体" w:cs="Times New Roman"/>
              <w:bCs/>
              <w:snapToGrid w:val="0"/>
              <w:color w:val="000000"/>
              <w:sz w:val="24"/>
              <w:szCs w:val="28"/>
              <w:lang w:val="en-US" w:eastAsia="zh-CN"/>
            </w:rPr>
            <w:delText>多退少补</w:delText>
          </w:r>
        </w:del>
      </w:ins>
      <w:del w:id="182" w:author="miaosiy" w:date="2025-07-31T10:27:40Z">
        <w:r>
          <w:rPr>
            <w:rFonts w:hint="eastAsia" w:ascii="Times New Roman" w:hAnsi="Times New Roman" w:eastAsia="宋体" w:cs="Times New Roman"/>
            <w:bCs/>
            <w:snapToGrid w:val="0"/>
            <w:color w:val="000000"/>
            <w:sz w:val="24"/>
            <w:szCs w:val="28"/>
          </w:rPr>
          <w:delText>的调</w:delText>
        </w:r>
      </w:del>
      <w:ins w:id="183" w:author="余兆传" w:date="2025-07-31T09:54:42Z">
        <w:del w:id="184" w:author="miaosiy" w:date="2025-07-31T10:27:40Z">
          <w:r>
            <w:rPr>
              <w:rFonts w:hint="eastAsia" w:ascii="Times New Roman" w:hAnsi="Times New Roman" w:eastAsia="宋体" w:cs="Times New Roman"/>
              <w:bCs/>
              <w:snapToGrid w:val="0"/>
              <w:color w:val="000000"/>
              <w:sz w:val="24"/>
              <w:szCs w:val="28"/>
              <w:lang w:val="en-US" w:eastAsia="zh-CN"/>
            </w:rPr>
            <w:delText>方式</w:delText>
          </w:r>
        </w:del>
      </w:ins>
      <w:ins w:id="185" w:author="余兆传" w:date="2025-07-31T09:54:55Z">
        <w:del w:id="186" w:author="miaosiy" w:date="2025-07-31T10:27:40Z">
          <w:r>
            <w:rPr>
              <w:rFonts w:hint="eastAsia" w:ascii="Times New Roman" w:hAnsi="Times New Roman" w:eastAsia="宋体" w:cs="Times New Roman"/>
              <w:bCs/>
              <w:snapToGrid w:val="0"/>
              <w:color w:val="000000"/>
              <w:sz w:val="24"/>
              <w:szCs w:val="28"/>
              <w:lang w:val="en-US" w:eastAsia="zh-CN"/>
            </w:rPr>
            <w:delText>在</w:delText>
          </w:r>
        </w:del>
      </w:ins>
      <w:del w:id="187" w:author="miaosiy" w:date="2025-07-31T16:05:10Z">
        <w:r>
          <w:rPr>
            <w:rFonts w:hint="eastAsia" w:ascii="Times New Roman" w:hAnsi="Times New Roman" w:eastAsia="宋体" w:cs="Times New Roman"/>
            <w:bCs/>
            <w:snapToGrid w:val="0"/>
            <w:color w:val="000000"/>
            <w:sz w:val="24"/>
            <w:szCs w:val="28"/>
          </w:rPr>
          <w:delText>整</w:delText>
        </w:r>
        <w:commentRangeEnd w:id="2"/>
      </w:del>
      <w:del w:id="188" w:author="miaosiy" w:date="2025-07-31T16:05:10Z">
        <w:r>
          <w:rPr/>
          <w:commentReference w:id="2"/>
        </w:r>
      </w:del>
      <w:del w:id="189" w:author="miaosiy" w:date="2025-07-31T16:05:10Z">
        <w:r>
          <w:rPr>
            <w:rFonts w:hint="eastAsia" w:ascii="Times New Roman" w:hAnsi="Times New Roman" w:eastAsia="宋体" w:cs="Times New Roman"/>
            <w:bCs/>
            <w:snapToGrid w:val="0"/>
            <w:color w:val="000000"/>
            <w:sz w:val="24"/>
            <w:szCs w:val="28"/>
          </w:rPr>
          <w:delText>在</w:delText>
        </w:r>
      </w:del>
      <w:del w:id="190" w:author="miaosiy" w:date="2025-07-31T10:27:40Z">
        <w:r>
          <w:rPr>
            <w:rFonts w:hint="eastAsia" w:ascii="Times New Roman" w:hAnsi="Times New Roman" w:eastAsia="宋体" w:cs="Times New Roman"/>
            <w:bCs/>
            <w:snapToGrid w:val="0"/>
            <w:color w:val="000000"/>
            <w:sz w:val="24"/>
            <w:szCs w:val="28"/>
          </w:rPr>
          <w:delText>下一个结算周期内进行。对于最后一个结算周期出现的对账差异，双方多退少补</w:delText>
        </w:r>
      </w:del>
      <w:del w:id="191" w:author="miaosiy" w:date="2025-07-31T10:28:11Z">
        <w:r>
          <w:rPr>
            <w:rFonts w:hint="eastAsia" w:ascii="Times New Roman" w:hAnsi="Times New Roman" w:eastAsia="宋体" w:cs="Times New Roman"/>
            <w:bCs/>
            <w:snapToGrid w:val="0"/>
            <w:color w:val="000000"/>
            <w:sz w:val="24"/>
            <w:szCs w:val="28"/>
          </w:rPr>
          <w:delText>。</w:delText>
        </w:r>
      </w:del>
    </w:p>
    <w:p w14:paraId="7489F42D">
      <w:pPr>
        <w:adjustRightInd w:val="0"/>
        <w:spacing w:line="336" w:lineRule="auto"/>
        <w:ind w:firstLine="426" w:firstLineChars="177"/>
        <w:rPr>
          <w:del w:id="192" w:author="余兆传" w:date="2025-07-31T09:55:49Z"/>
          <w:rFonts w:ascii="Times New Roman" w:hAnsi="Times New Roman" w:eastAsia="宋体" w:cs="Times New Roman"/>
          <w:b/>
          <w:snapToGrid w:val="0"/>
          <w:color w:val="000000"/>
          <w:sz w:val="24"/>
          <w:szCs w:val="28"/>
        </w:rPr>
      </w:pPr>
      <w:r>
        <w:rPr>
          <w:rFonts w:hint="eastAsia" w:ascii="Times New Roman" w:hAnsi="Times New Roman" w:eastAsia="宋体" w:cs="Times New Roman"/>
          <w:b/>
          <w:snapToGrid w:val="0"/>
          <w:color w:val="000000"/>
          <w:sz w:val="24"/>
          <w:szCs w:val="28"/>
        </w:rPr>
        <w:t>六、</w:t>
      </w:r>
      <w:commentRangeStart w:id="3"/>
      <w:r>
        <w:rPr>
          <w:rFonts w:hint="eastAsia" w:ascii="Times New Roman" w:hAnsi="Times New Roman" w:eastAsia="宋体" w:cs="Times New Roman"/>
          <w:b/>
          <w:snapToGrid w:val="0"/>
          <w:color w:val="000000"/>
          <w:sz w:val="24"/>
          <w:szCs w:val="28"/>
        </w:rPr>
        <w:t>违约责任</w:t>
      </w:r>
      <w:commentRangeEnd w:id="3"/>
      <w:r>
        <w:commentReference w:id="3"/>
      </w:r>
    </w:p>
    <w:p w14:paraId="121CDF99">
      <w:pPr>
        <w:adjustRightInd w:val="0"/>
        <w:spacing w:line="336" w:lineRule="auto"/>
        <w:ind w:firstLine="424" w:firstLineChars="177"/>
        <w:rPr>
          <w:rFonts w:ascii="Times New Roman" w:hAnsi="Times New Roman" w:eastAsia="宋体" w:cs="Times New Roman"/>
          <w:bCs/>
          <w:snapToGrid w:val="0"/>
          <w:color w:val="000000"/>
          <w:sz w:val="24"/>
          <w:szCs w:val="28"/>
        </w:rPr>
      </w:pPr>
      <w:del w:id="193" w:author="余兆传" w:date="2025-07-31T09:55:47Z">
        <w:r>
          <w:rPr>
            <w:rFonts w:hint="eastAsia" w:ascii="Times New Roman" w:hAnsi="Times New Roman" w:eastAsia="宋体" w:cs="Times New Roman"/>
            <w:bCs/>
            <w:snapToGrid w:val="0"/>
            <w:color w:val="000000"/>
            <w:sz w:val="24"/>
            <w:szCs w:val="28"/>
          </w:rPr>
          <w:delText>1、</w:delText>
        </w:r>
      </w:del>
      <w:del w:id="194" w:author="余兆传" w:date="2025-07-31T09:55:36Z">
        <w:r>
          <w:rPr>
            <w:rFonts w:hint="eastAsia" w:ascii="Times New Roman" w:hAnsi="Times New Roman" w:eastAsia="宋体" w:cs="Times New Roman"/>
            <w:bCs/>
            <w:snapToGrid w:val="0"/>
            <w:color w:val="000000"/>
            <w:sz w:val="24"/>
            <w:szCs w:val="28"/>
          </w:rPr>
          <w:delText>如甲方为首次开通本业务，则甲方在第一年内不得</w:delText>
        </w:r>
      </w:del>
      <w:ins w:id="195" w:author="吴珊" w:date="2025-07-23T16:23:54Z">
        <w:del w:id="196" w:author="余兆传" w:date="2025-07-31T09:55:36Z">
          <w:r>
            <w:rPr>
              <w:rFonts w:hint="eastAsia" w:ascii="Times New Roman" w:hAnsi="Times New Roman" w:eastAsia="宋体" w:cs="Times New Roman"/>
              <w:bCs/>
              <w:snapToGrid w:val="0"/>
              <w:color w:val="000000"/>
              <w:sz w:val="24"/>
              <w:szCs w:val="28"/>
              <w:lang w:val="en-US" w:eastAsia="zh-CN"/>
            </w:rPr>
            <w:delText>无故</w:delText>
          </w:r>
        </w:del>
      </w:ins>
      <w:del w:id="197" w:author="余兆传" w:date="2025-07-31T09:55:36Z">
        <w:r>
          <w:rPr>
            <w:rFonts w:hint="eastAsia" w:ascii="Times New Roman" w:hAnsi="Times New Roman" w:eastAsia="宋体" w:cs="Times New Roman"/>
            <w:bCs/>
            <w:snapToGrid w:val="0"/>
            <w:color w:val="000000"/>
            <w:sz w:val="24"/>
            <w:szCs w:val="28"/>
          </w:rPr>
          <w:delText>提前终止本业务。</w:delText>
        </w:r>
        <w:commentRangeStart w:id="4"/>
        <w:r>
          <w:rPr>
            <w:rFonts w:hint="eastAsia" w:ascii="Times New Roman" w:hAnsi="Times New Roman" w:eastAsia="宋体" w:cs="Times New Roman"/>
            <w:bCs/>
            <w:snapToGrid w:val="0"/>
            <w:color w:val="000000"/>
            <w:sz w:val="24"/>
            <w:szCs w:val="28"/>
          </w:rPr>
          <w:delText>自第二年起，甲方提前终止业务的，需按合同未履行期限所对应电信服务费用的20%支付违约金。如乙方为本协议实施所进行的相关投资、线路建设支出等成本高于违约金的，除违约金外，乙方还有权追索不超过实际成本范围内的相关损失。</w:delText>
        </w:r>
        <w:commentRangeEnd w:id="4"/>
      </w:del>
      <w:del w:id="198" w:author="余兆传" w:date="2025-07-31T09:55:36Z">
        <w:r>
          <w:rPr/>
          <w:commentReference w:id="4"/>
        </w:r>
      </w:del>
    </w:p>
    <w:p w14:paraId="224A07D7">
      <w:pPr>
        <w:numPr>
          <w:ilvl w:val="-1"/>
          <w:numId w:val="0"/>
        </w:numPr>
        <w:adjustRightInd w:val="0"/>
        <w:snapToGrid w:val="0"/>
        <w:spacing w:after="0" w:line="336" w:lineRule="auto"/>
        <w:ind w:left="0" w:leftChars="0" w:firstLine="480" w:firstLineChars="200"/>
        <w:rPr>
          <w:ins w:id="200" w:author="miaosiy" w:date="2025-07-30T19:44:01Z"/>
          <w:rFonts w:hint="eastAsia" w:ascii="Times New Roman" w:hAnsi="Times New Roman" w:eastAsia="宋体" w:cs="Times New Roman"/>
          <w:bCs/>
          <w:snapToGrid w:val="0"/>
          <w:color w:val="000000"/>
          <w:sz w:val="24"/>
          <w:szCs w:val="28"/>
        </w:rPr>
        <w:pPrChange w:id="199" w:author="余兆传" w:date="2025-07-31T09:56:05Z">
          <w:pPr>
            <w:pStyle w:val="7"/>
            <w:numPr>
              <w:ilvl w:val="1"/>
              <w:numId w:val="2"/>
            </w:numPr>
            <w:adjustRightInd w:val="0"/>
            <w:snapToGrid w:val="0"/>
            <w:spacing w:after="0" w:line="500" w:lineRule="exact"/>
            <w:ind w:leftChars="0"/>
          </w:pPr>
        </w:pPrChange>
      </w:pPr>
      <w:ins w:id="201" w:author="余兆传" w:date="2025-07-31T09:56:06Z">
        <w:r>
          <w:rPr>
            <w:rFonts w:hint="default" w:ascii="Times New Roman" w:hAnsi="Times New Roman" w:eastAsia="宋体" w:cs="Times New Roman"/>
            <w:bCs/>
            <w:snapToGrid w:val="0"/>
            <w:color w:val="000000"/>
            <w:sz w:val="24"/>
            <w:szCs w:val="28"/>
            <w:lang w:val="en-US"/>
          </w:rPr>
          <w:t>1</w:t>
        </w:r>
      </w:ins>
      <w:del w:id="202" w:author="余兆传" w:date="2025-07-31T09:56:03Z">
        <w:r>
          <w:rPr>
            <w:rFonts w:hint="eastAsia" w:ascii="Times New Roman" w:hAnsi="Times New Roman" w:eastAsia="宋体" w:cs="Times New Roman"/>
            <w:bCs/>
            <w:snapToGrid w:val="0"/>
            <w:color w:val="000000"/>
            <w:sz w:val="24"/>
            <w:szCs w:val="28"/>
          </w:rPr>
          <w:delText>2</w:delText>
        </w:r>
      </w:del>
      <w:r>
        <w:rPr>
          <w:rFonts w:hint="eastAsia" w:ascii="Times New Roman" w:hAnsi="Times New Roman" w:eastAsia="宋体" w:cs="Times New Roman"/>
          <w:bCs/>
          <w:snapToGrid w:val="0"/>
          <w:color w:val="000000"/>
          <w:sz w:val="24"/>
          <w:szCs w:val="28"/>
        </w:rPr>
        <w:t>、若甲方未按时支付本协议约定的费用，乙方有权暂停为甲方提供集团固话业务，并按照《中华人民共和国电信条例》第三十五条规定，自甲方欠费之日起至甲方付清欠费之日止每日按全部欠费金额的</w:t>
      </w:r>
      <w:bookmarkStart w:id="12" w:name="OLE_LINK1"/>
      <w:r>
        <w:rPr>
          <w:rFonts w:hint="eastAsia" w:ascii="Times New Roman" w:hAnsi="Times New Roman" w:eastAsia="宋体" w:cs="Times New Roman"/>
          <w:bCs/>
          <w:snapToGrid w:val="0"/>
          <w:color w:val="000000"/>
          <w:sz w:val="24"/>
          <w:szCs w:val="28"/>
        </w:rPr>
        <w:t>3‰</w:t>
      </w:r>
      <w:bookmarkEnd w:id="12"/>
      <w:r>
        <w:rPr>
          <w:rFonts w:hint="eastAsia" w:ascii="Times New Roman" w:hAnsi="Times New Roman" w:eastAsia="宋体" w:cs="Times New Roman"/>
          <w:bCs/>
          <w:snapToGrid w:val="0"/>
          <w:color w:val="000000"/>
          <w:sz w:val="24"/>
          <w:szCs w:val="28"/>
        </w:rPr>
        <w:t>向甲方加收违约金，甲方任何一个月的集团固话业务费用在该月结束后三个月尚未结清的，乙方有权单方解除本协议，取消为甲方开通的集团固话业务，并有权继续追索甲方所欠的全部费用及其违约金，由此导致的责任和后果由甲方承担。</w:t>
      </w:r>
    </w:p>
    <w:p w14:paraId="0FF320D0">
      <w:pPr>
        <w:numPr>
          <w:ilvl w:val="-1"/>
          <w:numId w:val="0"/>
        </w:numPr>
        <w:adjustRightInd w:val="0"/>
        <w:snapToGrid w:val="0"/>
        <w:spacing w:after="0" w:line="336" w:lineRule="auto"/>
        <w:ind w:left="0" w:leftChars="0" w:firstLine="480" w:firstLineChars="200"/>
        <w:rPr>
          <w:ins w:id="204" w:author="miaosiy" w:date="2025-07-30T19:43:50Z"/>
          <w:rFonts w:ascii="Times New Roman" w:hAnsi="Times New Roman"/>
          <w:sz w:val="24"/>
          <w:szCs w:val="24"/>
        </w:rPr>
        <w:pPrChange w:id="203" w:author="余兆传" w:date="2025-07-31T09:56:25Z">
          <w:pPr>
            <w:pStyle w:val="7"/>
            <w:numPr>
              <w:ilvl w:val="1"/>
              <w:numId w:val="2"/>
            </w:numPr>
            <w:adjustRightInd w:val="0"/>
            <w:snapToGrid w:val="0"/>
            <w:spacing w:after="0" w:line="500" w:lineRule="exact"/>
            <w:ind w:leftChars="0"/>
          </w:pPr>
        </w:pPrChange>
      </w:pPr>
      <w:ins w:id="205" w:author="余兆传" w:date="2025-07-31T09:56:28Z">
        <w:r>
          <w:rPr>
            <w:rFonts w:hint="default" w:ascii="Times New Roman" w:hAnsi="Times New Roman"/>
            <w:sz w:val="24"/>
            <w:szCs w:val="24"/>
            <w:lang w:val="en-US"/>
          </w:rPr>
          <w:t>2</w:t>
        </w:r>
      </w:ins>
      <w:ins w:id="206" w:author="miaosiy" w:date="2025-07-30T19:44:04Z">
        <w:del w:id="207" w:author="余兆传" w:date="2025-07-31T09:56:28Z">
          <w:r>
            <w:rPr>
              <w:rFonts w:hint="default" w:ascii="Times New Roman" w:hAnsi="Times New Roman"/>
              <w:sz w:val="24"/>
              <w:szCs w:val="24"/>
              <w:lang w:val="en-US"/>
            </w:rPr>
            <w:delText>3</w:delText>
          </w:r>
        </w:del>
      </w:ins>
      <w:ins w:id="208" w:author="miaosiy" w:date="2025-07-30T19:44:05Z">
        <w:r>
          <w:rPr>
            <w:rFonts w:hint="eastAsia" w:ascii="Times New Roman" w:hAnsi="Times New Roman"/>
            <w:sz w:val="24"/>
            <w:szCs w:val="24"/>
            <w:lang w:val="en-US" w:eastAsia="zh-CN"/>
          </w:rPr>
          <w:t>、</w:t>
        </w:r>
      </w:ins>
      <w:ins w:id="209" w:author="miaosiy" w:date="2025-07-30T19:43:50Z">
        <w:r>
          <w:rPr>
            <w:rFonts w:ascii="Times New Roman" w:hAnsi="Times New Roman"/>
            <w:sz w:val="24"/>
            <w:szCs w:val="24"/>
          </w:rPr>
          <w:t>乙方在租用期间负责</w:t>
        </w:r>
      </w:ins>
      <w:ins w:id="210" w:author="miaosiy" w:date="2025-07-30T19:43:50Z">
        <w:del w:id="211" w:author="余兆传" w:date="2025-07-31T09:56:46Z">
          <w:r>
            <w:rPr>
              <w:rFonts w:hint="default" w:ascii="Times New Roman" w:hAnsi="Times New Roman"/>
              <w:sz w:val="24"/>
              <w:szCs w:val="24"/>
              <w:lang w:val="en-US"/>
            </w:rPr>
            <w:delText>专线</w:delText>
          </w:r>
        </w:del>
      </w:ins>
      <w:ins w:id="212" w:author="余兆传" w:date="2025-07-31T09:56:47Z">
        <w:r>
          <w:rPr>
            <w:rFonts w:hint="eastAsia" w:ascii="Times New Roman" w:hAnsi="Times New Roman"/>
            <w:sz w:val="24"/>
            <w:szCs w:val="24"/>
            <w:lang w:val="en-US" w:eastAsia="zh-CN"/>
          </w:rPr>
          <w:t>集团</w:t>
        </w:r>
      </w:ins>
      <w:ins w:id="213" w:author="余兆传" w:date="2025-07-31T09:56:48Z">
        <w:r>
          <w:rPr>
            <w:rFonts w:hint="eastAsia" w:ascii="Times New Roman" w:hAnsi="Times New Roman"/>
            <w:sz w:val="24"/>
            <w:szCs w:val="24"/>
            <w:lang w:val="en-US" w:eastAsia="zh-CN"/>
          </w:rPr>
          <w:t>固话</w:t>
        </w:r>
      </w:ins>
      <w:ins w:id="214" w:author="miaosiy" w:date="2025-07-30T19:43:50Z">
        <w:r>
          <w:rPr>
            <w:rFonts w:ascii="Times New Roman" w:hAnsi="Times New Roman"/>
            <w:sz w:val="24"/>
            <w:szCs w:val="24"/>
          </w:rPr>
          <w:t>的维护工作。甲方在使用时如发现故障（非甲方终端设备故障）可向乙方申告。如</w:t>
        </w:r>
      </w:ins>
      <w:ins w:id="215" w:author="余兆传" w:date="2025-07-31T09:56:59Z">
        <w:r>
          <w:rPr>
            <w:rFonts w:hint="eastAsia" w:ascii="Times New Roman" w:hAnsi="Times New Roman"/>
            <w:sz w:val="24"/>
            <w:szCs w:val="24"/>
            <w:lang w:val="en-US" w:eastAsia="zh-CN"/>
          </w:rPr>
          <w:t>集团</w:t>
        </w:r>
      </w:ins>
      <w:ins w:id="216" w:author="余兆传" w:date="2025-07-31T09:57:00Z">
        <w:r>
          <w:rPr>
            <w:rFonts w:hint="eastAsia" w:ascii="Times New Roman" w:hAnsi="Times New Roman"/>
            <w:sz w:val="24"/>
            <w:szCs w:val="24"/>
            <w:lang w:val="en-US" w:eastAsia="zh-CN"/>
          </w:rPr>
          <w:t>固话</w:t>
        </w:r>
      </w:ins>
      <w:ins w:id="217" w:author="miaosiy" w:date="2025-07-30T19:43:50Z">
        <w:del w:id="218" w:author="余兆传" w:date="2025-07-31T09:56:58Z">
          <w:r>
            <w:rPr>
              <w:rFonts w:ascii="Times New Roman" w:hAnsi="Times New Roman"/>
              <w:sz w:val="24"/>
              <w:szCs w:val="24"/>
            </w:rPr>
            <w:delText>语</w:delText>
          </w:r>
        </w:del>
      </w:ins>
      <w:ins w:id="219" w:author="miaosiy" w:date="2025-07-30T19:43:50Z">
        <w:del w:id="220" w:author="余兆传" w:date="2025-07-31T09:56:57Z">
          <w:r>
            <w:rPr>
              <w:rFonts w:ascii="Times New Roman" w:hAnsi="Times New Roman"/>
              <w:sz w:val="24"/>
              <w:szCs w:val="24"/>
            </w:rPr>
            <w:delText>音专线</w:delText>
          </w:r>
        </w:del>
      </w:ins>
      <w:ins w:id="221" w:author="miaosiy" w:date="2025-07-30T19:43:50Z">
        <w:r>
          <w:rPr>
            <w:rFonts w:ascii="Times New Roman" w:hAnsi="Times New Roman"/>
            <w:sz w:val="24"/>
            <w:szCs w:val="24"/>
          </w:rPr>
          <w:t>出现月累计24小时以上的中断（计划中断除外），经乙方检查故障点确属乙方网络范围内，乙方须对甲方租费金额进行相应的核减。核减方法为</w:t>
        </w:r>
      </w:ins>
      <w:ins w:id="222" w:author="余兆传" w:date="2025-07-31T09:58:56Z">
        <w:r>
          <w:rPr>
            <w:rFonts w:hint="eastAsia" w:ascii="Times New Roman" w:hAnsi="Times New Roman"/>
            <w:sz w:val="24"/>
            <w:szCs w:val="24"/>
            <w:lang w:val="en-US" w:eastAsia="zh-CN"/>
          </w:rPr>
          <w:t>发生</w:t>
        </w:r>
      </w:ins>
      <w:ins w:id="223" w:author="miaosiy" w:date="2025-07-30T19:43:50Z">
        <w:del w:id="224" w:author="余兆传" w:date="2025-07-31T09:58:21Z">
          <w:r>
            <w:rPr>
              <w:rFonts w:hint="default" w:ascii="Times New Roman" w:hAnsi="Times New Roman"/>
              <w:sz w:val="24"/>
              <w:szCs w:val="24"/>
              <w:lang w:val="en-US"/>
            </w:rPr>
            <w:delText>每天</w:delText>
          </w:r>
        </w:del>
      </w:ins>
      <w:ins w:id="225" w:author="余兆传" w:date="2025-07-31T09:58:22Z">
        <w:r>
          <w:rPr>
            <w:rFonts w:hint="eastAsia" w:ascii="Times New Roman" w:hAnsi="Times New Roman"/>
            <w:sz w:val="24"/>
            <w:szCs w:val="24"/>
            <w:lang w:val="en-US" w:eastAsia="zh-CN"/>
          </w:rPr>
          <w:t>故障</w:t>
        </w:r>
      </w:ins>
      <w:ins w:id="226" w:author="余兆传" w:date="2025-07-31T09:58:41Z">
        <w:r>
          <w:rPr>
            <w:rFonts w:hint="eastAsia" w:ascii="Times New Roman" w:hAnsi="Times New Roman"/>
            <w:sz w:val="24"/>
            <w:szCs w:val="24"/>
            <w:lang w:val="en-US" w:eastAsia="zh-CN"/>
          </w:rPr>
          <w:t>日</w:t>
        </w:r>
      </w:ins>
      <w:ins w:id="227" w:author="余兆传" w:date="2025-07-31T09:58:28Z">
        <w:r>
          <w:rPr>
            <w:rFonts w:hint="eastAsia" w:ascii="Times New Roman" w:hAnsi="Times New Roman"/>
            <w:sz w:val="24"/>
            <w:szCs w:val="24"/>
            <w:lang w:val="en-US" w:eastAsia="zh-CN"/>
          </w:rPr>
          <w:t>期间</w:t>
        </w:r>
      </w:ins>
      <w:ins w:id="228" w:author="miaosiy" w:date="2025-07-30T19:43:50Z">
        <w:r>
          <w:rPr>
            <w:rFonts w:ascii="Times New Roman" w:hAnsi="Times New Roman"/>
            <w:sz w:val="24"/>
            <w:szCs w:val="24"/>
          </w:rPr>
          <w:t>的</w:t>
        </w:r>
      </w:ins>
      <w:ins w:id="229" w:author="miaosiy" w:date="2025-07-30T19:43:50Z">
        <w:del w:id="230" w:author="余兆传" w:date="2025-07-31T10:01:06Z">
          <w:r>
            <w:rPr>
              <w:rFonts w:hint="default" w:ascii="Times New Roman" w:hAnsi="Times New Roman"/>
              <w:sz w:val="24"/>
              <w:szCs w:val="24"/>
              <w:lang w:val="en-US"/>
            </w:rPr>
            <w:delText>减免额</w:delText>
          </w:r>
        </w:del>
      </w:ins>
      <w:ins w:id="231" w:author="余兆传" w:date="2025-07-31T10:01:06Z">
        <w:r>
          <w:rPr>
            <w:rFonts w:hint="eastAsia" w:ascii="Times New Roman" w:hAnsi="Times New Roman"/>
            <w:sz w:val="24"/>
            <w:szCs w:val="24"/>
            <w:lang w:val="en-US" w:eastAsia="zh-CN"/>
          </w:rPr>
          <w:t>虚拟网</w:t>
        </w:r>
      </w:ins>
      <w:ins w:id="232" w:author="余兆传" w:date="2025-07-31T10:00:29Z">
        <w:r>
          <w:rPr>
            <w:rFonts w:hint="eastAsia" w:ascii="Times New Roman" w:hAnsi="Times New Roman"/>
            <w:sz w:val="24"/>
            <w:szCs w:val="24"/>
            <w:lang w:val="en-US" w:eastAsia="zh-CN"/>
          </w:rPr>
          <w:t>月费</w:t>
        </w:r>
      </w:ins>
      <w:ins w:id="233" w:author="miaosiy" w:date="2025-07-30T19:43:50Z">
        <w:del w:id="234" w:author="余兆传" w:date="2025-07-31T09:57:58Z">
          <w:r>
            <w:rPr>
              <w:rFonts w:ascii="Times New Roman" w:hAnsi="Times New Roman"/>
              <w:sz w:val="24"/>
              <w:szCs w:val="24"/>
            </w:rPr>
            <w:delText>为语音专线月租费</w:delText>
          </w:r>
        </w:del>
      </w:ins>
      <w:ins w:id="235" w:author="miaosiy" w:date="2025-07-30T19:43:50Z">
        <w:r>
          <w:rPr>
            <w:rFonts w:ascii="Times New Roman" w:hAnsi="Times New Roman"/>
            <w:sz w:val="24"/>
            <w:szCs w:val="24"/>
          </w:rPr>
          <w:t>×</w:t>
        </w:r>
      </w:ins>
      <w:ins w:id="236" w:author="miaosiy" w:date="2025-07-30T19:43:50Z">
        <w:del w:id="237" w:author="余兆传" w:date="2025-07-31T09:59:17Z">
          <w:r>
            <w:rPr>
              <w:rFonts w:hint="default" w:ascii="Times New Roman" w:hAnsi="Times New Roman"/>
              <w:sz w:val="24"/>
              <w:szCs w:val="24"/>
              <w:lang w:val="en-US"/>
            </w:rPr>
            <w:delText>12个月÷365天</w:delText>
          </w:r>
        </w:del>
      </w:ins>
      <w:ins w:id="238" w:author="余兆传" w:date="2025-07-31T09:59:17Z">
        <w:r>
          <w:rPr>
            <w:rFonts w:hint="default" w:ascii="Times New Roman" w:hAnsi="Times New Roman"/>
            <w:sz w:val="24"/>
            <w:szCs w:val="24"/>
            <w:lang w:val="en-US"/>
          </w:rPr>
          <w:t>50</w:t>
        </w:r>
      </w:ins>
      <w:ins w:id="239" w:author="余兆传" w:date="2025-07-31T09:59:18Z">
        <w:r>
          <w:rPr>
            <w:rFonts w:hint="default" w:ascii="Times New Roman" w:hAnsi="Times New Roman"/>
            <w:sz w:val="24"/>
            <w:szCs w:val="24"/>
            <w:lang w:val="en-US"/>
          </w:rPr>
          <w:t>%</w:t>
        </w:r>
      </w:ins>
      <w:ins w:id="240" w:author="miaosiy" w:date="2025-07-30T19:43:50Z">
        <w:r>
          <w:rPr>
            <w:rFonts w:ascii="Times New Roman" w:hAnsi="Times New Roman"/>
            <w:sz w:val="24"/>
            <w:szCs w:val="24"/>
          </w:rPr>
          <w:t>(费用精确到小数点后面第2位</w:t>
        </w:r>
      </w:ins>
      <w:ins w:id="241" w:author="miaosiy" w:date="2025-07-30T19:43:50Z">
        <w:del w:id="242" w:author="余兆传" w:date="2025-07-31T10:00:47Z">
          <w:r>
            <w:rPr>
              <w:rFonts w:ascii="Times New Roman" w:hAnsi="Times New Roman"/>
              <w:sz w:val="24"/>
              <w:szCs w:val="24"/>
            </w:rPr>
            <w:delText>,小数点后面第三位按四舍五入方法操作</w:delText>
          </w:r>
        </w:del>
      </w:ins>
      <w:ins w:id="243" w:author="miaosiy" w:date="2025-07-30T19:43:50Z">
        <w:r>
          <w:rPr>
            <w:rFonts w:ascii="Times New Roman" w:hAnsi="Times New Roman"/>
            <w:sz w:val="24"/>
            <w:szCs w:val="24"/>
          </w:rPr>
          <w:t>)，经乙方核实后在下月</w:t>
        </w:r>
      </w:ins>
      <w:ins w:id="244" w:author="miaosiy" w:date="2025-07-31T16:06:54Z">
        <w:r>
          <w:rPr>
            <w:rFonts w:hint="eastAsia" w:ascii="Times New Roman" w:hAnsi="Times New Roman"/>
            <w:sz w:val="24"/>
            <w:szCs w:val="24"/>
            <w:lang w:val="en-US" w:eastAsia="zh-CN"/>
          </w:rPr>
          <w:t>费用</w:t>
        </w:r>
      </w:ins>
      <w:ins w:id="245" w:author="miaosiy" w:date="2025-07-30T19:43:50Z">
        <w:r>
          <w:rPr>
            <w:rFonts w:ascii="Times New Roman" w:hAnsi="Times New Roman"/>
            <w:sz w:val="24"/>
            <w:szCs w:val="24"/>
          </w:rPr>
          <w:t>中减免。</w:t>
        </w:r>
      </w:ins>
    </w:p>
    <w:p w14:paraId="32715DC0">
      <w:pPr>
        <w:pStyle w:val="2"/>
        <w:ind w:firstLine="480" w:firstLineChars="200"/>
        <w:rPr>
          <w:rFonts w:hint="default" w:ascii="Times New Roman" w:hAnsi="Times New Roman"/>
          <w:sz w:val="24"/>
        </w:rPr>
      </w:pPr>
      <w:ins w:id="246" w:author="miaosiy" w:date="2025-07-30T19:55:16Z">
        <w:del w:id="247" w:author="Zhangf" w:date="2025-07-31T16:46:49Z">
          <w:r>
            <w:rPr>
              <w:rFonts w:hint="default" w:ascii="Times New Roman" w:hAnsi="Times New Roman"/>
              <w:sz w:val="24"/>
              <w:lang w:val="en-US"/>
            </w:rPr>
            <w:delText>4</w:delText>
          </w:r>
        </w:del>
      </w:ins>
      <w:ins w:id="248" w:author="Zhangf" w:date="2025-07-31T16:46:49Z">
        <w:r>
          <w:rPr>
            <w:rFonts w:hint="eastAsia" w:ascii="Times New Roman" w:hAnsi="Times New Roman"/>
            <w:sz w:val="24"/>
            <w:lang w:val="en-US" w:eastAsia="zh-CN"/>
          </w:rPr>
          <w:t>3</w:t>
        </w:r>
      </w:ins>
      <w:ins w:id="249" w:author="miaosiy" w:date="2025-07-30T19:55:16Z">
        <w:r>
          <w:rPr>
            <w:rFonts w:hint="default" w:ascii="Times New Roman" w:hAnsi="Times New Roman"/>
            <w:sz w:val="24"/>
          </w:rPr>
          <w:t>、乙方应在甲方</w:t>
        </w:r>
      </w:ins>
      <w:ins w:id="250" w:author="余兆传" w:date="2025-07-31T09:59:33Z">
        <w:r>
          <w:rPr>
            <w:rFonts w:hint="eastAsia" w:ascii="Times New Roman" w:hAnsi="Times New Roman"/>
            <w:sz w:val="24"/>
            <w:lang w:val="en-US" w:eastAsia="zh-CN"/>
          </w:rPr>
          <w:t>材料</w:t>
        </w:r>
      </w:ins>
      <w:ins w:id="251" w:author="余兆传" w:date="2025-07-31T09:59:35Z">
        <w:r>
          <w:rPr>
            <w:rFonts w:hint="eastAsia" w:ascii="Times New Roman" w:hAnsi="Times New Roman"/>
            <w:sz w:val="24"/>
            <w:lang w:val="en-US" w:eastAsia="zh-CN"/>
          </w:rPr>
          <w:t>齐全</w:t>
        </w:r>
      </w:ins>
      <w:ins w:id="252" w:author="余兆传" w:date="2025-07-31T09:59:38Z">
        <w:r>
          <w:rPr>
            <w:rFonts w:hint="eastAsia" w:ascii="Times New Roman" w:hAnsi="Times New Roman"/>
            <w:sz w:val="24"/>
            <w:lang w:val="en-US" w:eastAsia="zh-CN"/>
          </w:rPr>
          <w:t>提供后</w:t>
        </w:r>
      </w:ins>
      <w:ins w:id="253" w:author="余兆传" w:date="2025-07-31T09:59:49Z">
        <w:r>
          <w:rPr>
            <w:rFonts w:hint="eastAsia" w:ascii="Times New Roman" w:hAnsi="Times New Roman"/>
            <w:sz w:val="24"/>
            <w:lang w:val="en-US" w:eastAsia="zh-CN"/>
          </w:rPr>
          <w:t>，</w:t>
        </w:r>
      </w:ins>
      <w:ins w:id="254" w:author="miaosiy" w:date="2025-07-30T19:55:16Z">
        <w:r>
          <w:rPr>
            <w:rFonts w:hint="default" w:ascii="Times New Roman" w:hAnsi="Times New Roman"/>
            <w:sz w:val="24"/>
          </w:rPr>
          <w:t>下开通订单后</w:t>
        </w:r>
      </w:ins>
      <w:ins w:id="255" w:author="余兆传" w:date="2025-07-31T09:59:57Z">
        <w:r>
          <w:rPr>
            <w:rFonts w:hint="eastAsia" w:ascii="Times New Roman" w:hAnsi="Times New Roman"/>
            <w:sz w:val="24"/>
            <w:lang w:val="en-US" w:eastAsia="zh-CN"/>
          </w:rPr>
          <w:t>的</w:t>
        </w:r>
      </w:ins>
      <w:ins w:id="256" w:author="miaosiy" w:date="2025-07-30T19:56:46Z">
        <w:r>
          <w:rPr>
            <w:rFonts w:hint="eastAsia" w:ascii="Times New Roman" w:hAnsi="Times New Roman"/>
            <w:sz w:val="24"/>
            <w:lang w:eastAsia="zh-CN"/>
          </w:rPr>
          <w:t>【</w:t>
        </w:r>
      </w:ins>
      <w:ins w:id="257" w:author="miaosiy" w:date="2025-07-30T19:56:47Z">
        <w:del w:id="258" w:author="余兆传" w:date="2025-07-31T09:59:29Z">
          <w:r>
            <w:rPr>
              <w:rFonts w:hint="default" w:ascii="Times New Roman" w:hAnsi="Times New Roman"/>
              <w:sz w:val="24"/>
              <w:lang w:val="en-US" w:eastAsia="zh-CN"/>
            </w:rPr>
            <w:delText xml:space="preserve"> </w:delText>
          </w:r>
        </w:del>
      </w:ins>
      <w:ins w:id="259" w:author="miaosiy" w:date="2025-07-30T19:56:48Z">
        <w:del w:id="260" w:author="余兆传" w:date="2025-07-31T09:59:29Z">
          <w:r>
            <w:rPr>
              <w:rFonts w:hint="default" w:ascii="Times New Roman" w:hAnsi="Times New Roman"/>
              <w:sz w:val="24"/>
              <w:lang w:val="en-US" w:eastAsia="zh-CN"/>
            </w:rPr>
            <w:delText xml:space="preserve">  </w:delText>
          </w:r>
        </w:del>
      </w:ins>
      <w:ins w:id="261" w:author="余兆传" w:date="2025-07-31T09:59:29Z">
        <w:r>
          <w:rPr>
            <w:rFonts w:hint="default" w:ascii="Times New Roman" w:hAnsi="Times New Roman"/>
            <w:sz w:val="24"/>
            <w:lang w:val="en-US" w:eastAsia="zh-CN"/>
          </w:rPr>
          <w:t>2</w:t>
        </w:r>
      </w:ins>
      <w:ins w:id="262" w:author="余兆传" w:date="2025-07-31T09:59:30Z">
        <w:r>
          <w:rPr>
            <w:rFonts w:hint="default" w:ascii="Times New Roman" w:hAnsi="Times New Roman"/>
            <w:sz w:val="24"/>
            <w:lang w:val="en-US" w:eastAsia="zh-CN"/>
          </w:rPr>
          <w:t>0</w:t>
        </w:r>
      </w:ins>
      <w:ins w:id="263" w:author="miaosiy" w:date="2025-07-30T19:56:46Z">
        <w:r>
          <w:rPr>
            <w:rFonts w:hint="eastAsia" w:ascii="Times New Roman" w:hAnsi="Times New Roman"/>
            <w:sz w:val="24"/>
            <w:lang w:eastAsia="zh-CN"/>
          </w:rPr>
          <w:t>】</w:t>
        </w:r>
      </w:ins>
      <w:ins w:id="264" w:author="miaosiy" w:date="2025-07-30T19:55:16Z">
        <w:r>
          <w:rPr>
            <w:rFonts w:hint="default" w:ascii="Times New Roman" w:hAnsi="Times New Roman"/>
            <w:sz w:val="24"/>
          </w:rPr>
          <w:t xml:space="preserve">个工作日内开通业务服务，因乙方原因造成未在 </w:t>
        </w:r>
      </w:ins>
      <w:ins w:id="265" w:author="miaosiy" w:date="2025-07-30T19:55:16Z">
        <w:del w:id="266" w:author="余兆传" w:date="2025-07-31T10:00:06Z">
          <w:r>
            <w:rPr>
              <w:rFonts w:hint="default" w:ascii="Times New Roman" w:hAnsi="Times New Roman"/>
              <w:sz w:val="24"/>
              <w:lang w:val="en-US"/>
            </w:rPr>
            <w:delText xml:space="preserve">15 </w:delText>
          </w:r>
        </w:del>
      </w:ins>
      <w:ins w:id="267" w:author="余兆传" w:date="2025-07-31T10:00:06Z">
        <w:r>
          <w:rPr>
            <w:rFonts w:hint="default" w:ascii="Times New Roman" w:hAnsi="Times New Roman"/>
            <w:sz w:val="24"/>
            <w:lang w:val="en-US"/>
          </w:rPr>
          <w:t>20</w:t>
        </w:r>
      </w:ins>
      <w:ins w:id="268" w:author="miaosiy" w:date="2025-07-30T19:55:16Z">
        <w:r>
          <w:rPr>
            <w:rFonts w:hint="default" w:ascii="Times New Roman" w:hAnsi="Times New Roman"/>
            <w:sz w:val="24"/>
          </w:rPr>
          <w:t>个工作日内完工则甲方有权每天按</w:t>
        </w:r>
      </w:ins>
      <w:ins w:id="269" w:author="miaosiy" w:date="2025-07-30T19:55:16Z">
        <w:del w:id="270" w:author="余兆传" w:date="2025-07-31T10:01:33Z">
          <w:r>
            <w:rPr>
              <w:rFonts w:hint="default" w:ascii="Times New Roman" w:hAnsi="Times New Roman"/>
              <w:sz w:val="24"/>
              <w:lang w:val="en-US"/>
            </w:rPr>
            <w:delText>合同</w:delText>
          </w:r>
        </w:del>
      </w:ins>
      <w:ins w:id="271" w:author="余兆传" w:date="2025-07-31T10:01:34Z">
        <w:r>
          <w:rPr>
            <w:rFonts w:hint="eastAsia" w:ascii="Times New Roman" w:hAnsi="Times New Roman"/>
            <w:sz w:val="24"/>
            <w:lang w:val="en-US" w:eastAsia="zh-CN"/>
          </w:rPr>
          <w:t>虚拟网</w:t>
        </w:r>
      </w:ins>
      <w:ins w:id="272" w:author="miaosiy" w:date="2025-07-30T19:55:16Z">
        <w:r>
          <w:rPr>
            <w:rFonts w:hint="default" w:ascii="Times New Roman" w:hAnsi="Times New Roman"/>
            <w:sz w:val="24"/>
          </w:rPr>
          <w:t>月</w:t>
        </w:r>
      </w:ins>
      <w:ins w:id="273" w:author="余兆传" w:date="2025-07-31T10:01:37Z">
        <w:r>
          <w:rPr>
            <w:rFonts w:hint="eastAsia" w:ascii="Times New Roman" w:hAnsi="Times New Roman"/>
            <w:sz w:val="24"/>
            <w:lang w:val="en-US" w:eastAsia="zh-CN"/>
          </w:rPr>
          <w:t>费</w:t>
        </w:r>
      </w:ins>
      <w:ins w:id="274" w:author="miaosiy" w:date="2025-07-30T19:55:16Z">
        <w:r>
          <w:rPr>
            <w:rFonts w:hint="default" w:ascii="Times New Roman" w:hAnsi="Times New Roman"/>
            <w:sz w:val="24"/>
          </w:rPr>
          <w:t>单价金额的</w:t>
        </w:r>
      </w:ins>
      <w:ins w:id="275" w:author="miaosiy" w:date="2025-07-30T19:58:34Z">
        <w:r>
          <w:rPr>
            <w:rFonts w:hint="eastAsia" w:ascii="Times New Roman" w:hAnsi="Times New Roman" w:eastAsia="宋体" w:cs="Times New Roman"/>
            <w:bCs/>
            <w:snapToGrid w:val="0"/>
            <w:color w:val="000000"/>
            <w:sz w:val="24"/>
            <w:szCs w:val="28"/>
          </w:rPr>
          <w:t>3‰</w:t>
        </w:r>
      </w:ins>
      <w:ins w:id="276" w:author="miaosiy" w:date="2025-07-30T19:55:16Z">
        <w:r>
          <w:rPr>
            <w:rFonts w:hint="default" w:ascii="Times New Roman" w:hAnsi="Times New Roman"/>
            <w:sz w:val="24"/>
          </w:rPr>
          <w:t>向乙方收取违约金。</w:t>
        </w:r>
      </w:ins>
      <w:ins w:id="277" w:author="miaosiy" w:date="2025-07-30T19:59:14Z">
        <w:r>
          <w:rPr>
            <w:rFonts w:hint="eastAsia" w:ascii="Times New Roman" w:hAnsi="Times New Roman"/>
            <w:sz w:val="24"/>
            <w:lang w:val="en-US" w:eastAsia="zh-CN"/>
          </w:rPr>
          <w:t>违约金</w:t>
        </w:r>
      </w:ins>
      <w:ins w:id="278" w:author="miaosiy" w:date="2025-07-30T19:59:15Z">
        <w:r>
          <w:rPr>
            <w:rFonts w:hint="eastAsia" w:ascii="Times New Roman" w:hAnsi="Times New Roman"/>
            <w:sz w:val="24"/>
            <w:lang w:val="en-US" w:eastAsia="zh-CN"/>
          </w:rPr>
          <w:t>最高</w:t>
        </w:r>
      </w:ins>
      <w:ins w:id="279" w:author="miaosiy" w:date="2025-07-30T19:59:17Z">
        <w:r>
          <w:rPr>
            <w:rFonts w:hint="eastAsia" w:ascii="Times New Roman" w:hAnsi="Times New Roman"/>
            <w:sz w:val="24"/>
            <w:lang w:val="en-US" w:eastAsia="zh-CN"/>
          </w:rPr>
          <w:t>不超过</w:t>
        </w:r>
      </w:ins>
      <w:ins w:id="280" w:author="miaosiy" w:date="2025-07-30T20:01:00Z">
        <w:r>
          <w:rPr>
            <w:rFonts w:hint="eastAsia" w:ascii="Times New Roman" w:hAnsi="Times New Roman"/>
            <w:sz w:val="24"/>
            <w:lang w:val="en-US" w:eastAsia="zh-CN"/>
          </w:rPr>
          <w:t>月</w:t>
        </w:r>
      </w:ins>
      <w:ins w:id="281" w:author="miaosiy" w:date="2025-07-30T20:01:01Z">
        <w:r>
          <w:rPr>
            <w:rFonts w:hint="eastAsia" w:ascii="Times New Roman" w:hAnsi="Times New Roman"/>
            <w:sz w:val="24"/>
            <w:lang w:val="en-US" w:eastAsia="zh-CN"/>
          </w:rPr>
          <w:t>单价的</w:t>
        </w:r>
      </w:ins>
      <w:ins w:id="282" w:author="miaosiy" w:date="2025-07-30T20:01:03Z">
        <w:r>
          <w:rPr>
            <w:rFonts w:hint="eastAsia" w:ascii="Times New Roman" w:hAnsi="Times New Roman"/>
            <w:sz w:val="24"/>
            <w:lang w:val="en-US" w:eastAsia="zh-CN"/>
          </w:rPr>
          <w:t>总</w:t>
        </w:r>
      </w:ins>
      <w:ins w:id="283" w:author="miaosiy" w:date="2025-07-30T20:01:05Z">
        <w:r>
          <w:rPr>
            <w:rFonts w:hint="eastAsia" w:ascii="Times New Roman" w:hAnsi="Times New Roman"/>
            <w:sz w:val="24"/>
            <w:lang w:val="en-US" w:eastAsia="zh-CN"/>
          </w:rPr>
          <w:t>额</w:t>
        </w:r>
      </w:ins>
      <w:ins w:id="284" w:author="miaosiy" w:date="2025-07-30T20:01:06Z">
        <w:r>
          <w:rPr>
            <w:rFonts w:hint="eastAsia" w:ascii="Times New Roman" w:hAnsi="Times New Roman"/>
            <w:sz w:val="24"/>
            <w:lang w:val="en-US" w:eastAsia="zh-CN"/>
          </w:rPr>
          <w:t>。</w:t>
        </w:r>
      </w:ins>
    </w:p>
    <w:p w14:paraId="5F6C8168">
      <w:pPr>
        <w:adjustRightInd w:val="0"/>
        <w:spacing w:line="336" w:lineRule="auto"/>
        <w:ind w:firstLine="424" w:firstLineChars="177"/>
        <w:rPr>
          <w:rFonts w:ascii="Times New Roman" w:hAnsi="Times New Roman" w:eastAsia="宋体" w:cs="Times New Roman"/>
          <w:bCs/>
          <w:snapToGrid w:val="0"/>
          <w:color w:val="000000"/>
          <w:sz w:val="24"/>
          <w:szCs w:val="28"/>
        </w:rPr>
      </w:pPr>
      <w:del w:id="285" w:author="Zhangf" w:date="2025-07-31T16:46:51Z">
        <w:r>
          <w:rPr>
            <w:rFonts w:hint="default" w:ascii="Times New Roman" w:hAnsi="Times New Roman" w:eastAsia="宋体" w:cs="Times New Roman"/>
            <w:bCs/>
            <w:snapToGrid w:val="0"/>
            <w:color w:val="000000"/>
            <w:sz w:val="24"/>
            <w:szCs w:val="28"/>
            <w:lang w:val="en-US"/>
          </w:rPr>
          <w:delText>3</w:delText>
        </w:r>
      </w:del>
      <w:ins w:id="286" w:author="Zhangf" w:date="2025-07-31T16:46:51Z">
        <w:r>
          <w:rPr>
            <w:rFonts w:hint="eastAsia" w:ascii="Times New Roman" w:hAnsi="Times New Roman" w:eastAsia="宋体" w:cs="Times New Roman"/>
            <w:bCs/>
            <w:snapToGrid w:val="0"/>
            <w:color w:val="000000"/>
            <w:sz w:val="24"/>
            <w:szCs w:val="28"/>
            <w:lang w:val="en-US" w:eastAsia="zh-CN"/>
          </w:rPr>
          <w:t>4</w:t>
        </w:r>
      </w:ins>
      <w:r>
        <w:rPr>
          <w:rFonts w:hint="eastAsia" w:ascii="Times New Roman" w:hAnsi="Times New Roman" w:eastAsia="宋体" w:cs="Times New Roman"/>
          <w:bCs/>
          <w:snapToGrid w:val="0"/>
          <w:color w:val="000000"/>
          <w:sz w:val="24"/>
          <w:szCs w:val="28"/>
        </w:rPr>
        <w:t>、除法律另有规定或本协议另有约定外，任何一方不履行本协议项下的义务或者履行义务不符合本协议约定的，非违约方有权要求违约方承担继续履行、及时采取补救措施或者赔偿损失等违约责任。</w:t>
      </w:r>
      <w:ins w:id="287" w:author="余兆传" w:date="2025-07-31T10:02:17Z">
        <w:r>
          <w:rPr>
            <w:rFonts w:hint="eastAsia" w:ascii="Times New Roman" w:hAnsi="Times New Roman" w:eastAsia="宋体" w:cs="Times New Roman"/>
            <w:bCs/>
            <w:snapToGrid w:val="0"/>
            <w:color w:val="000000"/>
            <w:sz w:val="24"/>
            <w:szCs w:val="28"/>
            <w:lang w:val="en-US" w:eastAsia="zh-CN"/>
          </w:rPr>
          <w:t>但</w:t>
        </w:r>
      </w:ins>
      <w:ins w:id="288" w:author="余兆传" w:date="2025-07-31T10:02:18Z">
        <w:r>
          <w:rPr>
            <w:rFonts w:hint="eastAsia" w:ascii="Times New Roman" w:hAnsi="Times New Roman" w:eastAsia="宋体" w:cs="Times New Roman"/>
            <w:bCs/>
            <w:snapToGrid w:val="0"/>
            <w:color w:val="000000"/>
            <w:sz w:val="24"/>
            <w:szCs w:val="28"/>
            <w:lang w:val="en-US" w:eastAsia="zh-CN"/>
          </w:rPr>
          <w:t>无论</w:t>
        </w:r>
      </w:ins>
      <w:ins w:id="289" w:author="余兆传" w:date="2025-07-31T10:02:25Z">
        <w:r>
          <w:rPr>
            <w:rFonts w:hint="eastAsia" w:ascii="Times New Roman" w:hAnsi="Times New Roman" w:eastAsia="宋体" w:cs="Times New Roman"/>
            <w:bCs/>
            <w:snapToGrid w:val="0"/>
            <w:color w:val="000000"/>
            <w:sz w:val="24"/>
            <w:szCs w:val="28"/>
            <w:lang w:val="en-US" w:eastAsia="zh-CN"/>
          </w:rPr>
          <w:t>何</w:t>
        </w:r>
      </w:ins>
      <w:ins w:id="290" w:author="余兆传" w:date="2025-07-31T10:02:29Z">
        <w:r>
          <w:rPr>
            <w:rFonts w:hint="eastAsia" w:ascii="Times New Roman" w:hAnsi="Times New Roman" w:eastAsia="宋体" w:cs="Times New Roman"/>
            <w:bCs/>
            <w:snapToGrid w:val="0"/>
            <w:color w:val="000000"/>
            <w:sz w:val="24"/>
            <w:szCs w:val="28"/>
            <w:lang w:val="en-US" w:eastAsia="zh-CN"/>
          </w:rPr>
          <w:t>种</w:t>
        </w:r>
      </w:ins>
      <w:ins w:id="291" w:author="余兆传" w:date="2025-07-31T10:02:25Z">
        <w:r>
          <w:rPr>
            <w:rFonts w:hint="eastAsia" w:ascii="Times New Roman" w:hAnsi="Times New Roman" w:eastAsia="宋体" w:cs="Times New Roman"/>
            <w:bCs/>
            <w:snapToGrid w:val="0"/>
            <w:color w:val="000000"/>
            <w:sz w:val="24"/>
            <w:szCs w:val="28"/>
            <w:lang w:val="en-US" w:eastAsia="zh-CN"/>
          </w:rPr>
          <w:t>情况</w:t>
        </w:r>
      </w:ins>
      <w:ins w:id="292" w:author="余兆传" w:date="2025-07-31T10:02:31Z">
        <w:r>
          <w:rPr>
            <w:rFonts w:hint="eastAsia" w:ascii="Times New Roman" w:hAnsi="Times New Roman" w:eastAsia="宋体" w:cs="Times New Roman"/>
            <w:bCs/>
            <w:snapToGrid w:val="0"/>
            <w:color w:val="000000"/>
            <w:sz w:val="24"/>
            <w:szCs w:val="28"/>
            <w:lang w:val="en-US" w:eastAsia="zh-CN"/>
          </w:rPr>
          <w:t>，</w:t>
        </w:r>
      </w:ins>
      <w:ins w:id="293" w:author="余兆传" w:date="2025-07-31T10:02:33Z">
        <w:r>
          <w:rPr>
            <w:rFonts w:hint="eastAsia" w:ascii="Times New Roman" w:hAnsi="Times New Roman" w:eastAsia="宋体" w:cs="Times New Roman"/>
            <w:bCs/>
            <w:snapToGrid w:val="0"/>
            <w:color w:val="000000"/>
            <w:sz w:val="24"/>
            <w:szCs w:val="28"/>
            <w:lang w:val="en-US" w:eastAsia="zh-CN"/>
          </w:rPr>
          <w:t>乙方</w:t>
        </w:r>
      </w:ins>
      <w:ins w:id="294" w:author="余兆传" w:date="2025-07-31T10:02:40Z">
        <w:r>
          <w:rPr>
            <w:rFonts w:hint="eastAsia" w:ascii="Times New Roman" w:hAnsi="Times New Roman" w:eastAsia="宋体" w:cs="Times New Roman"/>
            <w:bCs/>
            <w:snapToGrid w:val="0"/>
            <w:color w:val="000000"/>
            <w:sz w:val="24"/>
            <w:szCs w:val="28"/>
            <w:lang w:val="en-US" w:eastAsia="zh-CN"/>
          </w:rPr>
          <w:t>承担</w:t>
        </w:r>
      </w:ins>
      <w:ins w:id="295" w:author="余兆传" w:date="2025-07-31T10:02:41Z">
        <w:r>
          <w:rPr>
            <w:rFonts w:hint="eastAsia" w:ascii="Times New Roman" w:hAnsi="Times New Roman" w:eastAsia="宋体" w:cs="Times New Roman"/>
            <w:bCs/>
            <w:snapToGrid w:val="0"/>
            <w:color w:val="000000"/>
            <w:sz w:val="24"/>
            <w:szCs w:val="28"/>
            <w:lang w:val="en-US" w:eastAsia="zh-CN"/>
          </w:rPr>
          <w:t>的</w:t>
        </w:r>
      </w:ins>
      <w:ins w:id="296" w:author="余兆传" w:date="2025-07-31T10:02:43Z">
        <w:r>
          <w:rPr>
            <w:rFonts w:hint="eastAsia" w:ascii="Times New Roman" w:hAnsi="Times New Roman" w:eastAsia="宋体" w:cs="Times New Roman"/>
            <w:bCs/>
            <w:snapToGrid w:val="0"/>
            <w:color w:val="000000"/>
            <w:sz w:val="24"/>
            <w:szCs w:val="28"/>
            <w:lang w:val="en-US" w:eastAsia="zh-CN"/>
          </w:rPr>
          <w:t>赔偿</w:t>
        </w:r>
      </w:ins>
      <w:ins w:id="297" w:author="余兆传" w:date="2025-07-31T10:02:44Z">
        <w:r>
          <w:rPr>
            <w:rFonts w:hint="eastAsia" w:ascii="Times New Roman" w:hAnsi="Times New Roman" w:eastAsia="宋体" w:cs="Times New Roman"/>
            <w:bCs/>
            <w:snapToGrid w:val="0"/>
            <w:color w:val="000000"/>
            <w:sz w:val="24"/>
            <w:szCs w:val="28"/>
            <w:lang w:val="en-US" w:eastAsia="zh-CN"/>
          </w:rPr>
          <w:t>责任</w:t>
        </w:r>
      </w:ins>
      <w:ins w:id="298" w:author="余兆传" w:date="2025-07-31T10:02:48Z">
        <w:r>
          <w:rPr>
            <w:rFonts w:hint="eastAsia" w:ascii="Times New Roman" w:hAnsi="Times New Roman" w:eastAsia="宋体" w:cs="Times New Roman"/>
            <w:bCs/>
            <w:snapToGrid w:val="0"/>
            <w:color w:val="000000"/>
            <w:sz w:val="24"/>
            <w:szCs w:val="28"/>
            <w:lang w:val="en-US" w:eastAsia="zh-CN"/>
          </w:rPr>
          <w:t>最高</w:t>
        </w:r>
      </w:ins>
      <w:ins w:id="299" w:author="余兆传" w:date="2025-07-31T10:02:49Z">
        <w:r>
          <w:rPr>
            <w:rFonts w:hint="eastAsia" w:ascii="Times New Roman" w:hAnsi="Times New Roman" w:eastAsia="宋体" w:cs="Times New Roman"/>
            <w:bCs/>
            <w:snapToGrid w:val="0"/>
            <w:color w:val="000000"/>
            <w:sz w:val="24"/>
            <w:szCs w:val="28"/>
            <w:lang w:val="en-US" w:eastAsia="zh-CN"/>
          </w:rPr>
          <w:t>不超过</w:t>
        </w:r>
      </w:ins>
      <w:ins w:id="300" w:author="余兆传" w:date="2025-07-31T10:02:52Z">
        <w:r>
          <w:rPr>
            <w:rFonts w:hint="eastAsia" w:ascii="Times New Roman" w:hAnsi="Times New Roman" w:eastAsia="宋体" w:cs="Times New Roman"/>
            <w:bCs/>
            <w:snapToGrid w:val="0"/>
            <w:color w:val="000000"/>
            <w:sz w:val="24"/>
            <w:szCs w:val="28"/>
            <w:lang w:val="en-US" w:eastAsia="zh-CN"/>
          </w:rPr>
          <w:t>当年度</w:t>
        </w:r>
      </w:ins>
      <w:ins w:id="301" w:author="余兆传" w:date="2025-07-31T10:02:55Z">
        <w:r>
          <w:rPr>
            <w:rFonts w:hint="eastAsia" w:ascii="Times New Roman" w:hAnsi="Times New Roman" w:eastAsia="宋体" w:cs="Times New Roman"/>
            <w:bCs/>
            <w:snapToGrid w:val="0"/>
            <w:color w:val="000000"/>
            <w:sz w:val="24"/>
            <w:szCs w:val="28"/>
            <w:lang w:val="en-US" w:eastAsia="zh-CN"/>
          </w:rPr>
          <w:t>向</w:t>
        </w:r>
      </w:ins>
      <w:ins w:id="302" w:author="余兆传" w:date="2025-07-31T10:02:57Z">
        <w:r>
          <w:rPr>
            <w:rFonts w:hint="eastAsia" w:ascii="Times New Roman" w:hAnsi="Times New Roman" w:eastAsia="宋体" w:cs="Times New Roman"/>
            <w:bCs/>
            <w:snapToGrid w:val="0"/>
            <w:color w:val="000000"/>
            <w:sz w:val="24"/>
            <w:szCs w:val="28"/>
            <w:lang w:val="en-US" w:eastAsia="zh-CN"/>
          </w:rPr>
          <w:t>乙方实际</w:t>
        </w:r>
      </w:ins>
      <w:ins w:id="303" w:author="余兆传" w:date="2025-07-31T10:02:59Z">
        <w:r>
          <w:rPr>
            <w:rFonts w:hint="eastAsia" w:ascii="Times New Roman" w:hAnsi="Times New Roman" w:eastAsia="宋体" w:cs="Times New Roman"/>
            <w:bCs/>
            <w:snapToGrid w:val="0"/>
            <w:color w:val="000000"/>
            <w:sz w:val="24"/>
            <w:szCs w:val="28"/>
            <w:lang w:val="en-US" w:eastAsia="zh-CN"/>
          </w:rPr>
          <w:t>支付</w:t>
        </w:r>
      </w:ins>
      <w:ins w:id="304" w:author="余兆传" w:date="2025-07-31T10:03:00Z">
        <w:r>
          <w:rPr>
            <w:rFonts w:hint="eastAsia" w:ascii="Times New Roman" w:hAnsi="Times New Roman" w:eastAsia="宋体" w:cs="Times New Roman"/>
            <w:bCs/>
            <w:snapToGrid w:val="0"/>
            <w:color w:val="000000"/>
            <w:sz w:val="24"/>
            <w:szCs w:val="28"/>
            <w:lang w:val="en-US" w:eastAsia="zh-CN"/>
          </w:rPr>
          <w:t>费用的</w:t>
        </w:r>
      </w:ins>
      <w:ins w:id="305" w:author="余兆传" w:date="2025-07-31T10:03:01Z">
        <w:r>
          <w:rPr>
            <w:rFonts w:hint="eastAsia" w:ascii="Times New Roman" w:hAnsi="Times New Roman" w:eastAsia="宋体" w:cs="Times New Roman"/>
            <w:bCs/>
            <w:snapToGrid w:val="0"/>
            <w:color w:val="000000"/>
            <w:sz w:val="24"/>
            <w:szCs w:val="28"/>
            <w:lang w:val="en-US" w:eastAsia="zh-CN"/>
          </w:rPr>
          <w:t>总和</w:t>
        </w:r>
      </w:ins>
      <w:ins w:id="306" w:author="余兆传" w:date="2025-07-31T10:03:02Z">
        <w:r>
          <w:rPr>
            <w:rFonts w:hint="eastAsia" w:ascii="Times New Roman" w:hAnsi="Times New Roman" w:eastAsia="宋体" w:cs="Times New Roman"/>
            <w:bCs/>
            <w:snapToGrid w:val="0"/>
            <w:color w:val="000000"/>
            <w:sz w:val="24"/>
            <w:szCs w:val="28"/>
            <w:lang w:val="en-US" w:eastAsia="zh-CN"/>
          </w:rPr>
          <w:t>。</w:t>
        </w:r>
      </w:ins>
      <w:del w:id="307" w:author="吴珊" w:date="2025-07-23T16:26:50Z">
        <w:r>
          <w:rPr>
            <w:rFonts w:hint="eastAsia" w:ascii="Times New Roman" w:hAnsi="Times New Roman" w:eastAsia="宋体" w:cs="Times New Roman"/>
            <w:bCs/>
            <w:snapToGrid w:val="0"/>
            <w:color w:val="000000"/>
            <w:sz w:val="24"/>
            <w:szCs w:val="28"/>
          </w:rPr>
          <w:delText>但无论何种情况，乙方承担的赔偿责任最高不超过甲方当年度向乙方实际支付费用的总和。</w:delText>
        </w:r>
      </w:del>
    </w:p>
    <w:p w14:paraId="08993BBA">
      <w:pPr>
        <w:adjustRightInd w:val="0"/>
        <w:spacing w:line="336" w:lineRule="auto"/>
        <w:ind w:firstLine="426" w:firstLineChars="177"/>
        <w:rPr>
          <w:rFonts w:ascii="Times New Roman" w:hAnsi="Times New Roman" w:eastAsia="宋体" w:cs="Times New Roman"/>
          <w:b/>
          <w:snapToGrid w:val="0"/>
          <w:color w:val="000000"/>
          <w:sz w:val="24"/>
          <w:szCs w:val="28"/>
        </w:rPr>
      </w:pPr>
      <w:r>
        <w:rPr>
          <w:rFonts w:hint="eastAsia" w:ascii="Times New Roman" w:hAnsi="Times New Roman" w:eastAsia="宋体" w:cs="Times New Roman"/>
          <w:b/>
          <w:snapToGrid w:val="0"/>
          <w:color w:val="000000"/>
          <w:sz w:val="24"/>
          <w:szCs w:val="28"/>
        </w:rPr>
        <w:t>七、责任限制</w:t>
      </w:r>
    </w:p>
    <w:p w14:paraId="6267E482">
      <w:pPr>
        <w:adjustRightInd w:val="0"/>
        <w:spacing w:line="336" w:lineRule="auto"/>
        <w:ind w:firstLine="424" w:firstLineChars="177"/>
        <w:rPr>
          <w:ins w:id="308" w:author="余兆传" w:date="2025-07-31T10:04:30Z"/>
          <w:rFonts w:hint="eastAsia" w:ascii="Times New Roman" w:hAnsi="Times New Roman" w:eastAsia="宋体" w:cs="Times New Roman"/>
          <w:bCs/>
          <w:snapToGrid w:val="0"/>
          <w:color w:val="000000"/>
          <w:sz w:val="24"/>
          <w:szCs w:val="28"/>
          <w:lang w:val="en-US" w:eastAsia="zh-CN"/>
        </w:rPr>
      </w:pPr>
      <w:ins w:id="309" w:author="余兆传" w:date="2025-07-31T10:04:29Z">
        <w:r>
          <w:rPr>
            <w:rFonts w:hint="default" w:ascii="Times New Roman" w:hAnsi="Times New Roman" w:eastAsia="宋体" w:cs="Times New Roman"/>
            <w:bCs/>
            <w:snapToGrid w:val="0"/>
            <w:color w:val="000000"/>
            <w:sz w:val="24"/>
            <w:szCs w:val="28"/>
            <w:lang w:val="en-US"/>
          </w:rPr>
          <w:t>1</w:t>
        </w:r>
      </w:ins>
      <w:ins w:id="310" w:author="余兆传" w:date="2025-07-31T10:04:29Z">
        <w:r>
          <w:rPr>
            <w:rFonts w:hint="eastAsia" w:ascii="Times New Roman" w:hAnsi="Times New Roman" w:eastAsia="宋体" w:cs="Times New Roman"/>
            <w:bCs/>
            <w:snapToGrid w:val="0"/>
            <w:color w:val="000000"/>
            <w:sz w:val="24"/>
            <w:szCs w:val="28"/>
            <w:lang w:val="en-US" w:eastAsia="zh-CN"/>
          </w:rPr>
          <w:t>、</w:t>
        </w:r>
      </w:ins>
      <w:ins w:id="311" w:author="余兆传" w:date="2025-07-31T10:04:30Z">
        <w:r>
          <w:rPr>
            <w:rFonts w:hint="eastAsia" w:ascii="Times New Roman" w:hAnsi="Times New Roman" w:eastAsia="宋体" w:cs="Times New Roman"/>
            <w:bCs/>
            <w:snapToGrid w:val="0"/>
            <w:color w:val="000000"/>
            <w:sz w:val="24"/>
            <w:szCs w:val="28"/>
            <w:lang w:val="en-US" w:eastAsia="zh-CN"/>
          </w:rPr>
          <w:t>在任何情况下，乙方仅对因其过错给甲方造成的直接损害结果承担赔偿责任，同时，乙方对下述事项不承担责任：</w:t>
        </w:r>
      </w:ins>
    </w:p>
    <w:p w14:paraId="48C3B4C0">
      <w:pPr>
        <w:adjustRightInd w:val="0"/>
        <w:spacing w:line="336" w:lineRule="auto"/>
        <w:ind w:firstLine="424" w:firstLineChars="177"/>
        <w:rPr>
          <w:ins w:id="312" w:author="余兆传" w:date="2025-07-31T10:04:30Z"/>
          <w:rFonts w:hint="eastAsia" w:ascii="Times New Roman" w:hAnsi="Times New Roman" w:eastAsia="宋体" w:cs="Times New Roman"/>
          <w:bCs/>
          <w:snapToGrid w:val="0"/>
          <w:color w:val="000000"/>
          <w:sz w:val="24"/>
          <w:szCs w:val="28"/>
          <w:lang w:val="en-US" w:eastAsia="zh-CN"/>
        </w:rPr>
      </w:pPr>
      <w:ins w:id="313" w:author="余兆传" w:date="2025-07-31T10:04:30Z">
        <w:r>
          <w:rPr>
            <w:rFonts w:hint="eastAsia" w:ascii="Times New Roman" w:hAnsi="Times New Roman" w:eastAsia="宋体" w:cs="Times New Roman"/>
            <w:bCs/>
            <w:snapToGrid w:val="0"/>
            <w:color w:val="000000"/>
            <w:sz w:val="24"/>
            <w:szCs w:val="28"/>
            <w:lang w:val="en-US" w:eastAsia="zh-CN"/>
          </w:rPr>
          <w:t>（1）第三方对甲方提出的索赔要求；</w:t>
        </w:r>
      </w:ins>
    </w:p>
    <w:p w14:paraId="6168617C">
      <w:pPr>
        <w:adjustRightInd w:val="0"/>
        <w:spacing w:line="336" w:lineRule="auto"/>
        <w:ind w:firstLine="424" w:firstLineChars="177"/>
        <w:rPr>
          <w:ins w:id="314" w:author="余兆传" w:date="2025-07-31T10:04:30Z"/>
          <w:rFonts w:hint="eastAsia" w:ascii="Times New Roman" w:hAnsi="Times New Roman" w:eastAsia="宋体" w:cs="Times New Roman"/>
          <w:bCs/>
          <w:snapToGrid w:val="0"/>
          <w:color w:val="000000"/>
          <w:sz w:val="24"/>
          <w:szCs w:val="28"/>
          <w:lang w:val="en-US" w:eastAsia="zh-CN"/>
        </w:rPr>
      </w:pPr>
      <w:ins w:id="315" w:author="余兆传" w:date="2025-07-31T10:04:30Z">
        <w:r>
          <w:rPr>
            <w:rFonts w:hint="eastAsia" w:ascii="Times New Roman" w:hAnsi="Times New Roman" w:eastAsia="宋体" w:cs="Times New Roman"/>
            <w:bCs/>
            <w:snapToGrid w:val="0"/>
            <w:color w:val="000000"/>
            <w:sz w:val="24"/>
            <w:szCs w:val="28"/>
            <w:lang w:val="en-US" w:eastAsia="zh-CN"/>
          </w:rPr>
          <w:t>（2）甲方的记录或数据的丢失或损坏；</w:t>
        </w:r>
      </w:ins>
    </w:p>
    <w:p w14:paraId="294C105F">
      <w:pPr>
        <w:adjustRightInd w:val="0"/>
        <w:spacing w:line="336" w:lineRule="auto"/>
        <w:ind w:firstLine="424" w:firstLineChars="177"/>
        <w:rPr>
          <w:ins w:id="316" w:author="余兆传" w:date="2025-07-31T10:04:32Z"/>
          <w:rFonts w:hint="eastAsia" w:ascii="Times New Roman" w:hAnsi="Times New Roman" w:eastAsia="宋体" w:cs="Times New Roman"/>
          <w:bCs/>
          <w:snapToGrid w:val="0"/>
          <w:color w:val="000000"/>
          <w:sz w:val="24"/>
          <w:szCs w:val="28"/>
          <w:lang w:val="en-US" w:eastAsia="zh-CN"/>
        </w:rPr>
      </w:pPr>
      <w:ins w:id="317" w:author="余兆传" w:date="2025-07-31T10:04:30Z">
        <w:r>
          <w:rPr>
            <w:rFonts w:hint="eastAsia" w:ascii="Times New Roman" w:hAnsi="Times New Roman" w:eastAsia="宋体" w:cs="Times New Roman"/>
            <w:bCs/>
            <w:snapToGrid w:val="0"/>
            <w:color w:val="000000"/>
            <w:sz w:val="24"/>
            <w:szCs w:val="28"/>
            <w:lang w:val="en-US" w:eastAsia="zh-CN"/>
          </w:rPr>
          <w:t>（3）甲方的利润损失、机会损失等一切间接损失。</w:t>
        </w:r>
      </w:ins>
    </w:p>
    <w:p w14:paraId="00108F8A">
      <w:pPr>
        <w:adjustRightInd w:val="0"/>
        <w:spacing w:line="336" w:lineRule="auto"/>
        <w:ind w:firstLine="424" w:firstLineChars="177"/>
        <w:rPr>
          <w:del w:id="318" w:author="吴珊" w:date="2025-07-23T16:27:16Z"/>
          <w:rFonts w:ascii="Times New Roman" w:hAnsi="Times New Roman" w:eastAsia="宋体" w:cs="Times New Roman"/>
          <w:bCs/>
          <w:snapToGrid w:val="0"/>
          <w:color w:val="000000"/>
          <w:sz w:val="24"/>
          <w:szCs w:val="28"/>
        </w:rPr>
      </w:pPr>
      <w:ins w:id="319" w:author="余兆传" w:date="2025-07-31T10:04:33Z">
        <w:r>
          <w:rPr>
            <w:rFonts w:hint="default" w:ascii="Times New Roman" w:hAnsi="Times New Roman" w:eastAsia="宋体" w:cs="Times New Roman"/>
            <w:bCs/>
            <w:snapToGrid w:val="0"/>
            <w:color w:val="000000"/>
            <w:sz w:val="24"/>
            <w:szCs w:val="28"/>
            <w:lang w:val="en-US" w:eastAsia="zh-CN"/>
          </w:rPr>
          <w:t>2</w:t>
        </w:r>
      </w:ins>
      <w:ins w:id="320" w:author="余兆传" w:date="2025-07-31T10:04:33Z">
        <w:r>
          <w:rPr>
            <w:rFonts w:hint="eastAsia" w:ascii="Times New Roman" w:hAnsi="Times New Roman" w:eastAsia="宋体" w:cs="Times New Roman"/>
            <w:bCs/>
            <w:snapToGrid w:val="0"/>
            <w:color w:val="000000"/>
            <w:sz w:val="24"/>
            <w:szCs w:val="28"/>
            <w:lang w:val="en-US" w:eastAsia="zh-CN"/>
          </w:rPr>
          <w:t>、</w:t>
        </w:r>
      </w:ins>
      <w:del w:id="321" w:author="吴珊" w:date="2025-07-23T16:27:16Z">
        <w:r>
          <w:rPr>
            <w:rFonts w:hint="eastAsia" w:ascii="Times New Roman" w:hAnsi="Times New Roman" w:eastAsia="宋体" w:cs="Times New Roman"/>
            <w:bCs/>
            <w:snapToGrid w:val="0"/>
            <w:color w:val="000000"/>
            <w:sz w:val="24"/>
            <w:szCs w:val="28"/>
          </w:rPr>
          <w:delText>1、在任何情况下，乙方仅对因其过错给甲方造成的直接损害结果承担赔偿责任，同时，乙方对下述事项不承担责任：</w:delText>
        </w:r>
      </w:del>
      <w:del w:id="322" w:author="吴珊" w:date="2025-07-23T16:27:16Z">
        <w:r>
          <w:rPr>
            <w:rFonts w:hint="eastAsia" w:ascii="Times New Roman" w:hAnsi="Times New Roman" w:eastAsia="宋体" w:cs="Times New Roman"/>
            <w:bCs/>
            <w:snapToGrid w:val="0"/>
            <w:color w:val="000000"/>
            <w:sz w:val="24"/>
            <w:szCs w:val="28"/>
          </w:rPr>
          <w:br w:type="textWrapping"/>
        </w:r>
      </w:del>
      <w:del w:id="323" w:author="吴珊" w:date="2025-07-23T16:27:16Z">
        <w:r>
          <w:rPr>
            <w:rFonts w:hint="eastAsia" w:ascii="Times New Roman" w:hAnsi="Times New Roman" w:eastAsia="宋体" w:cs="Times New Roman"/>
            <w:bCs/>
            <w:snapToGrid w:val="0"/>
            <w:color w:val="000000"/>
            <w:sz w:val="24"/>
            <w:szCs w:val="28"/>
          </w:rPr>
          <w:delText xml:space="preserve">  （1）第三方对甲方提出的索赔要求；</w:delText>
        </w:r>
      </w:del>
      <w:del w:id="324" w:author="吴珊" w:date="2025-07-23T16:27:16Z">
        <w:r>
          <w:rPr>
            <w:rFonts w:hint="eastAsia" w:ascii="Times New Roman" w:hAnsi="Times New Roman" w:eastAsia="宋体" w:cs="Times New Roman"/>
            <w:bCs/>
            <w:snapToGrid w:val="0"/>
            <w:color w:val="000000"/>
            <w:sz w:val="24"/>
            <w:szCs w:val="28"/>
          </w:rPr>
          <w:br w:type="textWrapping"/>
        </w:r>
      </w:del>
      <w:del w:id="325" w:author="吴珊" w:date="2025-07-23T16:27:16Z">
        <w:r>
          <w:rPr>
            <w:rFonts w:hint="eastAsia" w:ascii="Times New Roman" w:hAnsi="Times New Roman" w:eastAsia="宋体" w:cs="Times New Roman"/>
            <w:bCs/>
            <w:snapToGrid w:val="0"/>
            <w:color w:val="000000"/>
            <w:sz w:val="24"/>
            <w:szCs w:val="28"/>
          </w:rPr>
          <w:delText xml:space="preserve">  （2）甲方的记录或数据的丢失或损坏；</w:delText>
        </w:r>
      </w:del>
      <w:del w:id="326" w:author="吴珊" w:date="2025-07-23T16:27:16Z">
        <w:r>
          <w:rPr>
            <w:rFonts w:hint="eastAsia" w:ascii="Times New Roman" w:hAnsi="Times New Roman" w:eastAsia="宋体" w:cs="Times New Roman"/>
            <w:bCs/>
            <w:snapToGrid w:val="0"/>
            <w:color w:val="000000"/>
            <w:sz w:val="24"/>
            <w:szCs w:val="28"/>
          </w:rPr>
          <w:br w:type="textWrapping"/>
        </w:r>
      </w:del>
      <w:del w:id="327" w:author="吴珊" w:date="2025-07-23T16:27:16Z">
        <w:r>
          <w:rPr>
            <w:rFonts w:hint="eastAsia" w:ascii="Times New Roman" w:hAnsi="Times New Roman" w:eastAsia="宋体" w:cs="Times New Roman"/>
            <w:bCs/>
            <w:snapToGrid w:val="0"/>
            <w:color w:val="000000"/>
            <w:sz w:val="24"/>
            <w:szCs w:val="28"/>
          </w:rPr>
          <w:delText xml:space="preserve">  （3）甲方的利润损失、机会损失等一切间接损失。</w:delText>
        </w:r>
      </w:del>
    </w:p>
    <w:p w14:paraId="3DC3CE11">
      <w:pPr>
        <w:adjustRightInd w:val="0"/>
        <w:spacing w:line="336" w:lineRule="auto"/>
        <w:ind w:firstLine="424" w:firstLineChars="177"/>
        <w:rPr>
          <w:rFonts w:ascii="Times New Roman" w:hAnsi="Times New Roman" w:eastAsia="宋体" w:cs="Times New Roman"/>
          <w:bCs/>
          <w:snapToGrid w:val="0"/>
          <w:color w:val="000000"/>
          <w:sz w:val="24"/>
          <w:szCs w:val="28"/>
        </w:rPr>
      </w:pPr>
      <w:del w:id="328" w:author="吴珊" w:date="2025-07-23T16:27:19Z">
        <w:r>
          <w:rPr>
            <w:rFonts w:hint="eastAsia" w:ascii="Times New Roman" w:hAnsi="Times New Roman" w:eastAsia="宋体" w:cs="Times New Roman"/>
            <w:bCs/>
            <w:snapToGrid w:val="0"/>
            <w:color w:val="000000"/>
            <w:sz w:val="24"/>
            <w:szCs w:val="28"/>
          </w:rPr>
          <w:delText>2、</w:delText>
        </w:r>
      </w:del>
      <w:r>
        <w:rPr>
          <w:rFonts w:hint="eastAsia" w:ascii="Times New Roman" w:hAnsi="Times New Roman" w:eastAsia="宋体" w:cs="Times New Roman"/>
          <w:bCs/>
          <w:snapToGrid w:val="0"/>
          <w:color w:val="000000"/>
          <w:sz w:val="24"/>
          <w:szCs w:val="28"/>
        </w:rPr>
        <w:t>如因乙方难以避免、难以排除的技术或网络故障或第三方原因造成甲方无法使用本协议项下服务的，不视为乙方违约，但乙方应尽合理努力争取在最短时间内解决</w:t>
      </w:r>
      <w:ins w:id="329" w:author="余兆传" w:date="2025-07-31T10:04:46Z">
        <w:r>
          <w:rPr>
            <w:rFonts w:hint="eastAsia" w:ascii="Times New Roman" w:hAnsi="Times New Roman" w:eastAsia="宋体" w:cs="Times New Roman"/>
            <w:bCs/>
            <w:snapToGrid w:val="0"/>
            <w:color w:val="000000"/>
            <w:sz w:val="24"/>
            <w:szCs w:val="28"/>
            <w:lang w:eastAsia="zh-CN"/>
          </w:rPr>
          <w:t>。</w:t>
        </w:r>
      </w:ins>
      <w:del w:id="330" w:author="余兆传" w:date="2025-07-31T10:04:45Z">
        <w:r>
          <w:rPr>
            <w:rFonts w:hint="eastAsia" w:ascii="Times New Roman" w:hAnsi="Times New Roman" w:eastAsia="宋体" w:cs="Times New Roman"/>
            <w:bCs/>
            <w:snapToGrid w:val="0"/>
            <w:color w:val="000000"/>
            <w:sz w:val="24"/>
            <w:szCs w:val="28"/>
          </w:rPr>
          <w:delText>，</w:delText>
        </w:r>
      </w:del>
      <w:ins w:id="331" w:author="吴珊" w:date="2025-07-23T16:27:35Z">
        <w:del w:id="332" w:author="余兆传" w:date="2025-07-31T10:04:45Z">
          <w:r>
            <w:rPr>
              <w:rFonts w:hint="eastAsia" w:ascii="Times New Roman" w:hAnsi="Times New Roman" w:eastAsia="宋体" w:cs="Times New Roman"/>
              <w:bCs/>
              <w:snapToGrid w:val="0"/>
              <w:color w:val="000000"/>
              <w:sz w:val="24"/>
              <w:szCs w:val="28"/>
              <w:lang w:val="en-US" w:eastAsia="zh-CN"/>
            </w:rPr>
            <w:delText>因此对</w:delText>
          </w:r>
        </w:del>
      </w:ins>
      <w:ins w:id="333" w:author="吴珊" w:date="2025-07-23T16:27:36Z">
        <w:del w:id="334" w:author="余兆传" w:date="2025-07-31T10:04:45Z">
          <w:r>
            <w:rPr>
              <w:rFonts w:hint="eastAsia" w:ascii="Times New Roman" w:hAnsi="Times New Roman" w:eastAsia="宋体" w:cs="Times New Roman"/>
              <w:bCs/>
              <w:snapToGrid w:val="0"/>
              <w:color w:val="000000"/>
              <w:sz w:val="24"/>
              <w:szCs w:val="28"/>
              <w:lang w:val="en-US" w:eastAsia="zh-CN"/>
            </w:rPr>
            <w:delText>甲方</w:delText>
          </w:r>
        </w:del>
      </w:ins>
      <w:ins w:id="335" w:author="吴珊" w:date="2025-07-23T16:27:37Z">
        <w:del w:id="336" w:author="余兆传" w:date="2025-07-31T10:04:45Z">
          <w:r>
            <w:rPr>
              <w:rFonts w:hint="eastAsia" w:ascii="Times New Roman" w:hAnsi="Times New Roman" w:eastAsia="宋体" w:cs="Times New Roman"/>
              <w:bCs/>
              <w:snapToGrid w:val="0"/>
              <w:color w:val="000000"/>
              <w:sz w:val="24"/>
              <w:szCs w:val="28"/>
              <w:lang w:val="en-US" w:eastAsia="zh-CN"/>
            </w:rPr>
            <w:delText>造成</w:delText>
          </w:r>
        </w:del>
      </w:ins>
      <w:ins w:id="337" w:author="吴珊" w:date="2025-07-23T16:27:38Z">
        <w:del w:id="338" w:author="余兆传" w:date="2025-07-31T10:04:45Z">
          <w:r>
            <w:rPr>
              <w:rFonts w:hint="eastAsia" w:ascii="Times New Roman" w:hAnsi="Times New Roman" w:eastAsia="宋体" w:cs="Times New Roman"/>
              <w:bCs/>
              <w:snapToGrid w:val="0"/>
              <w:color w:val="000000"/>
              <w:sz w:val="24"/>
              <w:szCs w:val="28"/>
              <w:lang w:val="en-US" w:eastAsia="zh-CN"/>
            </w:rPr>
            <w:delText>的</w:delText>
          </w:r>
        </w:del>
      </w:ins>
      <w:ins w:id="339" w:author="吴珊" w:date="2025-07-23T16:27:39Z">
        <w:del w:id="340" w:author="余兆传" w:date="2025-07-31T10:04:45Z">
          <w:r>
            <w:rPr>
              <w:rFonts w:hint="eastAsia" w:ascii="Times New Roman" w:hAnsi="Times New Roman" w:eastAsia="宋体" w:cs="Times New Roman"/>
              <w:bCs/>
              <w:snapToGrid w:val="0"/>
              <w:color w:val="000000"/>
              <w:sz w:val="24"/>
              <w:szCs w:val="28"/>
              <w:lang w:val="en-US" w:eastAsia="zh-CN"/>
            </w:rPr>
            <w:delText>损失，</w:delText>
          </w:r>
        </w:del>
      </w:ins>
      <w:ins w:id="341" w:author="吴珊" w:date="2025-07-23T16:27:40Z">
        <w:del w:id="342" w:author="余兆传" w:date="2025-07-31T10:04:45Z">
          <w:r>
            <w:rPr>
              <w:rFonts w:hint="eastAsia" w:ascii="Times New Roman" w:hAnsi="Times New Roman" w:eastAsia="宋体" w:cs="Times New Roman"/>
              <w:bCs/>
              <w:snapToGrid w:val="0"/>
              <w:color w:val="000000"/>
              <w:sz w:val="24"/>
              <w:szCs w:val="28"/>
              <w:lang w:val="en-US" w:eastAsia="zh-CN"/>
            </w:rPr>
            <w:delText>双方</w:delText>
          </w:r>
        </w:del>
      </w:ins>
      <w:ins w:id="343" w:author="吴珊" w:date="2025-07-23T16:27:41Z">
        <w:del w:id="344" w:author="余兆传" w:date="2025-07-31T10:04:45Z">
          <w:r>
            <w:rPr>
              <w:rFonts w:hint="eastAsia" w:ascii="Times New Roman" w:hAnsi="Times New Roman" w:eastAsia="宋体" w:cs="Times New Roman"/>
              <w:bCs/>
              <w:snapToGrid w:val="0"/>
              <w:color w:val="000000"/>
              <w:sz w:val="24"/>
              <w:szCs w:val="28"/>
              <w:lang w:val="en-US" w:eastAsia="zh-CN"/>
            </w:rPr>
            <w:delText>可</w:delText>
          </w:r>
        </w:del>
      </w:ins>
      <w:ins w:id="345" w:author="吴珊" w:date="2025-07-23T16:27:43Z">
        <w:del w:id="346" w:author="余兆传" w:date="2025-07-31T10:04:45Z">
          <w:r>
            <w:rPr>
              <w:rFonts w:hint="eastAsia" w:ascii="Times New Roman" w:hAnsi="Times New Roman" w:eastAsia="宋体" w:cs="Times New Roman"/>
              <w:bCs/>
              <w:snapToGrid w:val="0"/>
              <w:color w:val="000000"/>
              <w:sz w:val="24"/>
              <w:szCs w:val="28"/>
              <w:lang w:val="en-US" w:eastAsia="zh-CN"/>
            </w:rPr>
            <w:delText>协商处理</w:delText>
          </w:r>
        </w:del>
      </w:ins>
      <w:del w:id="347" w:author="余兆传" w:date="2025-07-31T10:04:45Z">
        <w:r>
          <w:rPr>
            <w:rFonts w:hint="eastAsia" w:ascii="Times New Roman" w:hAnsi="Times New Roman" w:eastAsia="宋体" w:cs="Times New Roman"/>
            <w:bCs/>
            <w:snapToGrid w:val="0"/>
            <w:color w:val="000000"/>
            <w:sz w:val="24"/>
            <w:szCs w:val="28"/>
          </w:rPr>
          <w:delText>。</w:delText>
        </w:r>
      </w:del>
    </w:p>
    <w:p w14:paraId="7FE6DEB2">
      <w:pPr>
        <w:adjustRightInd w:val="0"/>
        <w:spacing w:line="336" w:lineRule="auto"/>
        <w:ind w:firstLine="426" w:firstLineChars="177"/>
        <w:rPr>
          <w:rFonts w:ascii="Times New Roman" w:hAnsi="Times New Roman" w:eastAsia="宋体" w:cs="Times New Roman"/>
          <w:b/>
          <w:snapToGrid w:val="0"/>
          <w:color w:val="000000"/>
          <w:sz w:val="24"/>
          <w:szCs w:val="28"/>
        </w:rPr>
      </w:pPr>
      <w:r>
        <w:rPr>
          <w:rFonts w:hint="eastAsia" w:ascii="Times New Roman" w:hAnsi="Times New Roman" w:eastAsia="宋体" w:cs="Times New Roman"/>
          <w:b/>
          <w:snapToGrid w:val="0"/>
          <w:color w:val="000000"/>
          <w:sz w:val="24"/>
          <w:szCs w:val="28"/>
        </w:rPr>
        <w:t>八、甲方信息保护及授权</w:t>
      </w:r>
    </w:p>
    <w:p w14:paraId="2B0B438D">
      <w:pPr>
        <w:adjustRightInd w:val="0"/>
        <w:snapToGrid/>
        <w:spacing w:line="336" w:lineRule="auto"/>
        <w:ind w:firstLine="424" w:firstLineChars="177"/>
        <w:jc w:val="left"/>
        <w:rPr>
          <w:ins w:id="348" w:author="miaosiy" w:date="2025-07-30T19:48:54Z"/>
          <w:rFonts w:hint="eastAsia" w:ascii="Times New Roman" w:hAnsi="Times New Roman" w:eastAsia="宋体" w:cs="Times New Roman"/>
          <w:b w:val="0"/>
          <w:bCs/>
          <w:i w:val="0"/>
          <w:snapToGrid w:val="0"/>
          <w:color w:val="000000"/>
          <w:sz w:val="24"/>
          <w:szCs w:val="28"/>
        </w:rPr>
      </w:pPr>
      <w:ins w:id="349" w:author="miaosiy" w:date="2025-07-30T19:48:54Z">
        <w:r>
          <w:rPr>
            <w:rFonts w:hint="eastAsia" w:ascii="Times New Roman" w:hAnsi="Times New Roman" w:eastAsia="宋体" w:cs="Times New Roman"/>
            <w:bCs/>
            <w:snapToGrid w:val="0"/>
            <w:color w:val="000000"/>
            <w:sz w:val="24"/>
            <w:szCs w:val="28"/>
          </w:rPr>
          <w:t>1.</w:t>
        </w:r>
      </w:ins>
      <w:ins w:id="350" w:author="miaosiy" w:date="2025-07-30T19:49:00Z">
        <w:r>
          <w:rPr>
            <w:rFonts w:hint="eastAsia" w:ascii="Times New Roman" w:hAnsi="Times New Roman" w:eastAsia="宋体" w:cs="Times New Roman"/>
            <w:bCs/>
            <w:snapToGrid w:val="0"/>
            <w:color w:val="000000"/>
            <w:sz w:val="24"/>
            <w:szCs w:val="28"/>
            <w:lang w:val="en-US" w:eastAsia="zh-CN"/>
          </w:rPr>
          <w:t>甲方</w:t>
        </w:r>
      </w:ins>
      <w:ins w:id="351" w:author="miaosiy" w:date="2025-07-30T19:48:54Z">
        <w:r>
          <w:rPr>
            <w:rFonts w:hint="eastAsia" w:ascii="Times New Roman" w:hAnsi="Times New Roman" w:eastAsia="宋体" w:cs="Times New Roman"/>
            <w:bCs/>
            <w:snapToGrid w:val="0"/>
            <w:color w:val="000000"/>
            <w:sz w:val="24"/>
            <w:szCs w:val="28"/>
          </w:rPr>
          <w:t>应保证业务申请登记资料均真实、准确和持续有效，并有义务配合</w:t>
        </w:r>
      </w:ins>
      <w:ins w:id="352" w:author="miaosiy" w:date="2025-07-30T19:49:06Z">
        <w:r>
          <w:rPr>
            <w:rFonts w:hint="eastAsia" w:ascii="Times New Roman" w:hAnsi="Times New Roman" w:eastAsia="宋体" w:cs="Times New Roman"/>
            <w:bCs/>
            <w:snapToGrid w:val="0"/>
            <w:color w:val="000000"/>
            <w:sz w:val="24"/>
            <w:szCs w:val="28"/>
            <w:lang w:val="en-US" w:eastAsia="zh-CN"/>
          </w:rPr>
          <w:t>乙方</w:t>
        </w:r>
      </w:ins>
      <w:ins w:id="353" w:author="miaosiy" w:date="2025-07-30T19:48:54Z">
        <w:r>
          <w:rPr>
            <w:rFonts w:hint="eastAsia" w:ascii="Times New Roman" w:hAnsi="Times New Roman" w:eastAsia="宋体" w:cs="Times New Roman"/>
            <w:bCs/>
            <w:snapToGrid w:val="0"/>
            <w:color w:val="000000"/>
            <w:sz w:val="24"/>
            <w:szCs w:val="28"/>
          </w:rPr>
          <w:t>核实登记资料。如</w:t>
        </w:r>
      </w:ins>
      <w:ins w:id="354" w:author="miaosiy" w:date="2025-07-30T19:49:12Z">
        <w:r>
          <w:rPr>
            <w:rFonts w:hint="eastAsia" w:ascii="Times New Roman" w:hAnsi="Times New Roman" w:eastAsia="宋体" w:cs="Times New Roman"/>
            <w:bCs/>
            <w:snapToGrid w:val="0"/>
            <w:color w:val="000000"/>
            <w:sz w:val="24"/>
            <w:szCs w:val="28"/>
            <w:lang w:val="en-US" w:eastAsia="zh-CN"/>
          </w:rPr>
          <w:t>甲方</w:t>
        </w:r>
      </w:ins>
      <w:ins w:id="355" w:author="miaosiy" w:date="2025-07-30T19:48:54Z">
        <w:r>
          <w:rPr>
            <w:rFonts w:hint="eastAsia" w:ascii="Times New Roman" w:hAnsi="Times New Roman" w:eastAsia="宋体" w:cs="Times New Roman"/>
            <w:bCs/>
            <w:snapToGrid w:val="0"/>
            <w:color w:val="000000"/>
            <w:sz w:val="24"/>
            <w:szCs w:val="28"/>
          </w:rPr>
          <w:t>登记资料（包括但不限于公司名称、账户、通讯地址、联系人等相关信息）发生变更，应在变更前10日内将相关信息以书面形式通知</w:t>
        </w:r>
      </w:ins>
      <w:ins w:id="356" w:author="miaosiy" w:date="2025-07-30T19:49:23Z">
        <w:r>
          <w:rPr>
            <w:rFonts w:hint="eastAsia" w:ascii="Times New Roman" w:hAnsi="Times New Roman" w:eastAsia="宋体" w:cs="Times New Roman"/>
            <w:bCs/>
            <w:snapToGrid w:val="0"/>
            <w:color w:val="000000"/>
            <w:sz w:val="24"/>
            <w:szCs w:val="28"/>
            <w:lang w:val="en-US" w:eastAsia="zh-CN"/>
          </w:rPr>
          <w:t>乙方</w:t>
        </w:r>
      </w:ins>
      <w:ins w:id="357" w:author="miaosiy" w:date="2025-07-30T19:48:54Z">
        <w:r>
          <w:rPr>
            <w:rFonts w:hint="eastAsia" w:ascii="Times New Roman" w:hAnsi="Times New Roman" w:eastAsia="宋体" w:cs="Times New Roman"/>
            <w:bCs/>
            <w:snapToGrid w:val="0"/>
            <w:color w:val="000000"/>
            <w:sz w:val="24"/>
            <w:szCs w:val="28"/>
          </w:rPr>
          <w:t>并提供相关资料。</w:t>
        </w:r>
      </w:ins>
      <w:ins w:id="358" w:author="miaosiy" w:date="2025-07-30T19:48:54Z">
        <w:r>
          <w:rPr>
            <w:rFonts w:hint="eastAsia" w:ascii="Times New Roman" w:hAnsi="Times New Roman" w:eastAsia="宋体" w:cs="Times New Roman"/>
            <w:b w:val="0"/>
            <w:bCs/>
            <w:i w:val="0"/>
            <w:snapToGrid w:val="0"/>
            <w:color w:val="000000"/>
            <w:sz w:val="24"/>
            <w:szCs w:val="28"/>
          </w:rPr>
          <w:t>如</w:t>
        </w:r>
      </w:ins>
      <w:ins w:id="359" w:author="miaosiy" w:date="2025-07-30T19:52:19Z">
        <w:r>
          <w:rPr>
            <w:rFonts w:hint="eastAsia" w:ascii="Times New Roman" w:hAnsi="Times New Roman" w:eastAsia="宋体" w:cs="Times New Roman"/>
            <w:b w:val="0"/>
            <w:bCs/>
            <w:i w:val="0"/>
            <w:snapToGrid w:val="0"/>
            <w:color w:val="000000"/>
            <w:sz w:val="24"/>
            <w:szCs w:val="28"/>
            <w:lang w:val="en-US" w:eastAsia="zh-CN"/>
          </w:rPr>
          <w:t>乙方</w:t>
        </w:r>
      </w:ins>
      <w:ins w:id="360" w:author="miaosiy" w:date="2025-07-30T19:48:54Z">
        <w:r>
          <w:rPr>
            <w:rFonts w:hint="eastAsia" w:ascii="Times New Roman" w:hAnsi="Times New Roman" w:eastAsia="宋体" w:cs="Times New Roman"/>
            <w:b w:val="0"/>
            <w:bCs/>
            <w:i w:val="0"/>
            <w:snapToGrid w:val="0"/>
            <w:color w:val="000000"/>
            <w:sz w:val="24"/>
            <w:szCs w:val="28"/>
          </w:rPr>
          <w:t>发现登记资料不真实、不正确，导致</w:t>
        </w:r>
      </w:ins>
      <w:ins w:id="361" w:author="miaosiy" w:date="2025-07-30T19:52:23Z">
        <w:r>
          <w:rPr>
            <w:rFonts w:hint="eastAsia" w:ascii="Times New Roman" w:hAnsi="Times New Roman" w:eastAsia="宋体" w:cs="Times New Roman"/>
            <w:b w:val="0"/>
            <w:bCs/>
            <w:i w:val="0"/>
            <w:snapToGrid w:val="0"/>
            <w:color w:val="000000"/>
            <w:sz w:val="24"/>
            <w:szCs w:val="28"/>
            <w:lang w:val="en-US" w:eastAsia="zh-CN"/>
          </w:rPr>
          <w:t>乙方</w:t>
        </w:r>
      </w:ins>
      <w:ins w:id="362" w:author="miaosiy" w:date="2025-07-30T19:48:54Z">
        <w:r>
          <w:rPr>
            <w:rFonts w:hint="eastAsia" w:ascii="Times New Roman" w:hAnsi="Times New Roman" w:eastAsia="宋体" w:cs="Times New Roman"/>
            <w:b w:val="0"/>
            <w:bCs/>
            <w:i w:val="0"/>
            <w:snapToGrid w:val="0"/>
            <w:color w:val="000000"/>
            <w:sz w:val="24"/>
            <w:szCs w:val="28"/>
          </w:rPr>
          <w:t>无法与</w:t>
        </w:r>
      </w:ins>
      <w:ins w:id="363" w:author="miaosiy" w:date="2025-07-30T19:52:31Z">
        <w:r>
          <w:rPr>
            <w:rFonts w:hint="eastAsia" w:ascii="Times New Roman" w:hAnsi="Times New Roman" w:eastAsia="宋体" w:cs="Times New Roman"/>
            <w:b w:val="0"/>
            <w:bCs/>
            <w:i w:val="0"/>
            <w:snapToGrid w:val="0"/>
            <w:color w:val="000000"/>
            <w:sz w:val="24"/>
            <w:szCs w:val="28"/>
            <w:lang w:val="en-US" w:eastAsia="zh-CN"/>
          </w:rPr>
          <w:t>甲方</w:t>
        </w:r>
      </w:ins>
      <w:ins w:id="364" w:author="miaosiy" w:date="2025-07-30T19:48:54Z">
        <w:r>
          <w:rPr>
            <w:rFonts w:hint="eastAsia" w:ascii="Times New Roman" w:hAnsi="Times New Roman" w:eastAsia="宋体" w:cs="Times New Roman"/>
            <w:b w:val="0"/>
            <w:bCs/>
            <w:i w:val="0"/>
            <w:snapToGrid w:val="0"/>
            <w:color w:val="000000"/>
            <w:sz w:val="24"/>
            <w:szCs w:val="28"/>
          </w:rPr>
          <w:t>取得联系或</w:t>
        </w:r>
      </w:ins>
      <w:ins w:id="365" w:author="miaosiy" w:date="2025-07-30T19:52:36Z">
        <w:r>
          <w:rPr>
            <w:rFonts w:hint="eastAsia" w:ascii="Times New Roman" w:hAnsi="Times New Roman" w:eastAsia="宋体" w:cs="Times New Roman"/>
            <w:b w:val="0"/>
            <w:bCs/>
            <w:i w:val="0"/>
            <w:snapToGrid w:val="0"/>
            <w:color w:val="000000"/>
            <w:sz w:val="24"/>
            <w:szCs w:val="28"/>
            <w:lang w:val="en-US" w:eastAsia="zh-CN"/>
          </w:rPr>
          <w:t>甲方</w:t>
        </w:r>
      </w:ins>
      <w:ins w:id="366" w:author="miaosiy" w:date="2025-07-30T19:48:54Z">
        <w:r>
          <w:rPr>
            <w:rFonts w:hint="eastAsia" w:ascii="Times New Roman" w:hAnsi="Times New Roman" w:eastAsia="宋体" w:cs="Times New Roman"/>
            <w:b w:val="0"/>
            <w:bCs/>
            <w:i w:val="0"/>
            <w:snapToGrid w:val="0"/>
            <w:color w:val="000000"/>
            <w:sz w:val="24"/>
            <w:szCs w:val="28"/>
          </w:rPr>
          <w:t>未及时配合更正上述信息的，</w:t>
        </w:r>
      </w:ins>
      <w:ins w:id="367" w:author="miaosiy" w:date="2025-07-30T19:52:40Z">
        <w:r>
          <w:rPr>
            <w:rFonts w:hint="eastAsia" w:ascii="Times New Roman" w:hAnsi="Times New Roman" w:eastAsia="宋体" w:cs="Times New Roman"/>
            <w:b w:val="0"/>
            <w:bCs/>
            <w:i w:val="0"/>
            <w:snapToGrid w:val="0"/>
            <w:color w:val="000000"/>
            <w:sz w:val="24"/>
            <w:szCs w:val="28"/>
            <w:lang w:val="en-US" w:eastAsia="zh-CN"/>
          </w:rPr>
          <w:t>乙方</w:t>
        </w:r>
      </w:ins>
      <w:ins w:id="368" w:author="miaosiy" w:date="2025-07-30T19:48:54Z">
        <w:r>
          <w:rPr>
            <w:rFonts w:hint="eastAsia" w:ascii="Times New Roman" w:hAnsi="Times New Roman" w:eastAsia="宋体" w:cs="Times New Roman"/>
            <w:b w:val="0"/>
            <w:bCs/>
            <w:i w:val="0"/>
            <w:snapToGrid w:val="0"/>
            <w:color w:val="000000"/>
            <w:sz w:val="24"/>
            <w:szCs w:val="28"/>
          </w:rPr>
          <w:t>有权暂停向</w:t>
        </w:r>
      </w:ins>
      <w:ins w:id="369" w:author="miaosiy" w:date="2025-07-30T19:52:43Z">
        <w:r>
          <w:rPr>
            <w:rFonts w:hint="eastAsia" w:ascii="Times New Roman" w:hAnsi="Times New Roman" w:eastAsia="宋体" w:cs="Times New Roman"/>
            <w:b w:val="0"/>
            <w:bCs/>
            <w:i w:val="0"/>
            <w:snapToGrid w:val="0"/>
            <w:color w:val="000000"/>
            <w:sz w:val="24"/>
            <w:szCs w:val="28"/>
            <w:lang w:val="en-US" w:eastAsia="zh-CN"/>
          </w:rPr>
          <w:t>甲方</w:t>
        </w:r>
      </w:ins>
      <w:ins w:id="370" w:author="miaosiy" w:date="2025-07-30T19:48:54Z">
        <w:r>
          <w:rPr>
            <w:rFonts w:hint="eastAsia" w:ascii="Times New Roman" w:hAnsi="Times New Roman" w:eastAsia="宋体" w:cs="Times New Roman"/>
            <w:b w:val="0"/>
            <w:bCs/>
            <w:i w:val="0"/>
            <w:snapToGrid w:val="0"/>
            <w:color w:val="000000"/>
            <w:sz w:val="24"/>
            <w:szCs w:val="28"/>
          </w:rPr>
          <w:t>提供本协议项下的业务，相应的责任和后果由</w:t>
        </w:r>
      </w:ins>
      <w:ins w:id="371" w:author="miaosiy" w:date="2025-07-30T19:52:47Z">
        <w:r>
          <w:rPr>
            <w:rFonts w:hint="eastAsia" w:ascii="Times New Roman" w:hAnsi="Times New Roman" w:eastAsia="宋体" w:cs="Times New Roman"/>
            <w:b w:val="0"/>
            <w:bCs/>
            <w:i w:val="0"/>
            <w:snapToGrid w:val="0"/>
            <w:color w:val="000000"/>
            <w:sz w:val="24"/>
            <w:szCs w:val="28"/>
            <w:lang w:val="en-US" w:eastAsia="zh-CN"/>
          </w:rPr>
          <w:t>甲方</w:t>
        </w:r>
      </w:ins>
      <w:ins w:id="372" w:author="miaosiy" w:date="2025-07-30T19:48:54Z">
        <w:r>
          <w:rPr>
            <w:rFonts w:hint="eastAsia" w:ascii="Times New Roman" w:hAnsi="Times New Roman" w:eastAsia="宋体" w:cs="Times New Roman"/>
            <w:b w:val="0"/>
            <w:bCs/>
            <w:i w:val="0"/>
            <w:snapToGrid w:val="0"/>
            <w:color w:val="000000"/>
            <w:sz w:val="24"/>
            <w:szCs w:val="28"/>
          </w:rPr>
          <w:t>承担。</w:t>
        </w:r>
      </w:ins>
    </w:p>
    <w:p w14:paraId="289301CD">
      <w:pPr>
        <w:adjustRightInd w:val="0"/>
        <w:spacing w:line="336" w:lineRule="auto"/>
        <w:ind w:firstLine="424" w:firstLineChars="177"/>
        <w:rPr>
          <w:rFonts w:ascii="Times New Roman" w:hAnsi="Times New Roman" w:eastAsia="宋体" w:cs="Times New Roman"/>
          <w:bCs/>
          <w:snapToGrid w:val="0"/>
          <w:color w:val="000000"/>
          <w:sz w:val="24"/>
          <w:szCs w:val="28"/>
        </w:rPr>
      </w:pPr>
      <w:del w:id="373" w:author="miaosiy" w:date="2025-07-30T19:52:50Z">
        <w:r>
          <w:rPr>
            <w:rFonts w:hint="default" w:ascii="Times New Roman" w:hAnsi="Times New Roman" w:eastAsia="宋体" w:cs="Times New Roman"/>
            <w:bCs/>
            <w:snapToGrid w:val="0"/>
            <w:color w:val="000000"/>
            <w:sz w:val="24"/>
            <w:szCs w:val="28"/>
            <w:lang w:val="en-US"/>
          </w:rPr>
          <w:delText>1</w:delText>
        </w:r>
      </w:del>
      <w:ins w:id="374" w:author="miaosiy" w:date="2025-07-30T19:52:50Z">
        <w:r>
          <w:rPr>
            <w:rFonts w:hint="default" w:ascii="Times New Roman" w:hAnsi="Times New Roman" w:eastAsia="宋体" w:cs="Times New Roman"/>
            <w:bCs/>
            <w:snapToGrid w:val="0"/>
            <w:color w:val="000000"/>
            <w:sz w:val="24"/>
            <w:szCs w:val="28"/>
            <w:lang w:val="en-US"/>
          </w:rPr>
          <w:t>2</w:t>
        </w:r>
      </w:ins>
      <w:r>
        <w:rPr>
          <w:rFonts w:hint="eastAsia" w:ascii="Times New Roman" w:hAnsi="Times New Roman" w:eastAsia="宋体" w:cs="Times New Roman"/>
          <w:bCs/>
          <w:snapToGrid w:val="0"/>
          <w:color w:val="000000"/>
          <w:sz w:val="24"/>
          <w:szCs w:val="28"/>
        </w:rPr>
        <w:t>. 甲方的通信自由和通信秘密不受侵犯，乙方对甲方的资料和通信信息负有保密义务。但根据法律、行政法规有关规定，司法、行政机关依法要求乙方提供协助和配合，乙方给予协助和配合的，不构成违反保密义务。在切实做好用户资料保密的前提下，为更好的为甲方提供服务，在保障甲方权益的前提下，乙方可以合理使用甲方的甲方资料。</w:t>
      </w:r>
    </w:p>
    <w:p w14:paraId="6B2ED844">
      <w:pPr>
        <w:adjustRightInd w:val="0"/>
        <w:spacing w:line="336" w:lineRule="auto"/>
        <w:ind w:firstLine="424" w:firstLineChars="177"/>
        <w:rPr>
          <w:rFonts w:ascii="Times New Roman" w:hAnsi="Times New Roman" w:eastAsia="宋体" w:cs="Times New Roman"/>
          <w:bCs/>
          <w:snapToGrid w:val="0"/>
          <w:color w:val="000000"/>
          <w:sz w:val="24"/>
          <w:szCs w:val="28"/>
        </w:rPr>
      </w:pPr>
      <w:del w:id="375" w:author="miaosiy" w:date="2025-07-30T19:52:54Z">
        <w:r>
          <w:rPr>
            <w:rFonts w:hint="default" w:ascii="Times New Roman" w:hAnsi="Times New Roman" w:eastAsia="宋体" w:cs="Times New Roman"/>
            <w:bCs/>
            <w:snapToGrid w:val="0"/>
            <w:color w:val="000000"/>
            <w:sz w:val="24"/>
            <w:szCs w:val="28"/>
            <w:lang w:val="en-US"/>
          </w:rPr>
          <w:delText>2</w:delText>
        </w:r>
      </w:del>
      <w:ins w:id="376" w:author="miaosiy" w:date="2025-07-30T19:52:55Z">
        <w:r>
          <w:rPr>
            <w:rFonts w:hint="default" w:ascii="Times New Roman" w:hAnsi="Times New Roman" w:eastAsia="宋体" w:cs="Times New Roman"/>
            <w:bCs/>
            <w:snapToGrid w:val="0"/>
            <w:color w:val="000000"/>
            <w:sz w:val="24"/>
            <w:szCs w:val="28"/>
            <w:lang w:val="en-US"/>
          </w:rPr>
          <w:t>3</w:t>
        </w:r>
      </w:ins>
      <w:r>
        <w:rPr>
          <w:rFonts w:hint="eastAsia" w:ascii="Times New Roman" w:hAnsi="Times New Roman" w:eastAsia="宋体" w:cs="Times New Roman"/>
          <w:bCs/>
          <w:snapToGrid w:val="0"/>
          <w:color w:val="000000"/>
          <w:sz w:val="24"/>
          <w:szCs w:val="28"/>
        </w:rPr>
        <w:t>. 甲方个人信息是指以电子或者其他方式记录的能够单独或者与其他信息结合识别甲方身份或者反映甲方活动情况的各种信息。乙方收集、使用甲方个人信息，应当遵循合法、正当、必要的原则。</w:t>
      </w:r>
    </w:p>
    <w:p w14:paraId="5B7FD2FD">
      <w:pPr>
        <w:adjustRightInd w:val="0"/>
        <w:spacing w:line="336" w:lineRule="auto"/>
        <w:ind w:firstLine="424" w:firstLineChars="177"/>
        <w:rPr>
          <w:rFonts w:ascii="Times New Roman" w:hAnsi="Times New Roman" w:eastAsia="宋体" w:cs="Times New Roman"/>
          <w:bCs/>
          <w:snapToGrid w:val="0"/>
          <w:color w:val="000000"/>
          <w:sz w:val="24"/>
          <w:szCs w:val="28"/>
        </w:rPr>
      </w:pPr>
      <w:del w:id="377" w:author="miaosiy" w:date="2025-07-30T19:53:00Z">
        <w:r>
          <w:rPr>
            <w:rFonts w:hint="default" w:ascii="Times New Roman" w:hAnsi="Times New Roman" w:eastAsia="宋体" w:cs="Times New Roman"/>
            <w:bCs/>
            <w:snapToGrid w:val="0"/>
            <w:color w:val="000000"/>
            <w:sz w:val="24"/>
            <w:szCs w:val="28"/>
            <w:lang w:val="en-US"/>
          </w:rPr>
          <w:delText>3</w:delText>
        </w:r>
      </w:del>
      <w:ins w:id="378" w:author="miaosiy" w:date="2025-07-30T19:53:00Z">
        <w:r>
          <w:rPr>
            <w:rFonts w:hint="default" w:ascii="Times New Roman" w:hAnsi="Times New Roman" w:eastAsia="宋体" w:cs="Times New Roman"/>
            <w:bCs/>
            <w:snapToGrid w:val="0"/>
            <w:color w:val="000000"/>
            <w:sz w:val="24"/>
            <w:szCs w:val="28"/>
            <w:lang w:val="en-US"/>
          </w:rPr>
          <w:t>4</w:t>
        </w:r>
      </w:ins>
      <w:r>
        <w:rPr>
          <w:rFonts w:hint="eastAsia" w:ascii="Times New Roman" w:hAnsi="Times New Roman" w:eastAsia="宋体" w:cs="Times New Roman"/>
          <w:bCs/>
          <w:snapToGrid w:val="0"/>
          <w:color w:val="000000"/>
          <w:sz w:val="24"/>
          <w:szCs w:val="28"/>
        </w:rPr>
        <w:t>. 甲方理解并同意，乙方可以通过业务受理系统登记、纸质返档，通过网络接收、读取并记录等方式，以提供电信服务为目的，在业务活动中收集、使用甲方提供的和甲方使用服务过程中形成的个人信息。乙方</w:t>
      </w:r>
      <w:ins w:id="379" w:author="吴珊" w:date="2025-07-23T16:28:13Z">
        <w:r>
          <w:rPr>
            <w:rFonts w:hint="eastAsia" w:ascii="Times New Roman" w:hAnsi="Times New Roman" w:eastAsia="宋体" w:cs="Times New Roman"/>
            <w:bCs/>
            <w:snapToGrid w:val="0"/>
            <w:color w:val="000000"/>
            <w:sz w:val="24"/>
            <w:szCs w:val="28"/>
            <w:lang w:val="en-US" w:eastAsia="zh-CN"/>
          </w:rPr>
          <w:t>不得</w:t>
        </w:r>
      </w:ins>
      <w:ins w:id="380" w:author="吴珊" w:date="2025-07-23T16:28:30Z">
        <w:r>
          <w:rPr>
            <w:rFonts w:hint="eastAsia" w:ascii="Times New Roman" w:hAnsi="Times New Roman" w:eastAsia="宋体" w:cs="Times New Roman"/>
            <w:bCs/>
            <w:snapToGrid w:val="0"/>
            <w:color w:val="000000"/>
            <w:sz w:val="24"/>
            <w:szCs w:val="28"/>
            <w:lang w:val="en-US" w:eastAsia="zh-CN"/>
          </w:rPr>
          <w:t>在</w:t>
        </w:r>
      </w:ins>
      <w:ins w:id="381" w:author="吴珊" w:date="2025-07-23T16:28:34Z">
        <w:r>
          <w:rPr>
            <w:rFonts w:hint="eastAsia" w:ascii="Times New Roman" w:hAnsi="Times New Roman" w:eastAsia="宋体" w:cs="Times New Roman"/>
            <w:bCs/>
            <w:snapToGrid w:val="0"/>
            <w:color w:val="000000"/>
            <w:sz w:val="24"/>
            <w:szCs w:val="28"/>
            <w:lang w:val="en-US" w:eastAsia="zh-CN"/>
          </w:rPr>
          <w:t>本合同</w:t>
        </w:r>
      </w:ins>
      <w:ins w:id="382" w:author="吴珊" w:date="2025-07-23T16:28:39Z">
        <w:r>
          <w:rPr>
            <w:rFonts w:hint="eastAsia" w:ascii="Times New Roman" w:hAnsi="Times New Roman" w:eastAsia="宋体" w:cs="Times New Roman"/>
            <w:bCs/>
            <w:snapToGrid w:val="0"/>
            <w:color w:val="000000"/>
            <w:sz w:val="24"/>
            <w:szCs w:val="28"/>
            <w:lang w:val="en-US" w:eastAsia="zh-CN"/>
          </w:rPr>
          <w:t>使用</w:t>
        </w:r>
      </w:ins>
      <w:ins w:id="383" w:author="吴珊" w:date="2025-07-23T16:28:41Z">
        <w:r>
          <w:rPr>
            <w:rFonts w:hint="eastAsia" w:ascii="Times New Roman" w:hAnsi="Times New Roman" w:eastAsia="宋体" w:cs="Times New Roman"/>
            <w:bCs/>
            <w:snapToGrid w:val="0"/>
            <w:color w:val="000000"/>
            <w:sz w:val="24"/>
            <w:szCs w:val="28"/>
            <w:lang w:val="en-US" w:eastAsia="zh-CN"/>
          </w:rPr>
          <w:t>范围外</w:t>
        </w:r>
      </w:ins>
      <w:ins w:id="384" w:author="吴珊" w:date="2025-07-23T16:28:23Z">
        <w:r>
          <w:rPr>
            <w:rFonts w:hint="eastAsia" w:ascii="Times New Roman" w:hAnsi="Times New Roman" w:eastAsia="宋体" w:cs="Times New Roman"/>
            <w:bCs/>
            <w:snapToGrid w:val="0"/>
            <w:color w:val="000000"/>
            <w:sz w:val="24"/>
            <w:szCs w:val="28"/>
            <w:lang w:val="en-US" w:eastAsia="zh-CN"/>
          </w:rPr>
          <w:t>对</w:t>
        </w:r>
      </w:ins>
      <w:r>
        <w:rPr>
          <w:rFonts w:hint="eastAsia" w:ascii="Times New Roman" w:hAnsi="Times New Roman" w:eastAsia="宋体" w:cs="Times New Roman"/>
          <w:bCs/>
          <w:snapToGrid w:val="0"/>
          <w:color w:val="000000"/>
          <w:sz w:val="24"/>
          <w:szCs w:val="28"/>
        </w:rPr>
        <w:t>包含甲方在内的整体用户数据进行分析并加以利用。未经甲方同意，乙方不向除乙方关联公司外的第三方提供甲方个人信息。甲方可以通过营业厅或乙方指定的其他渠道，对其个人信息进行查询、更正。</w:t>
      </w:r>
    </w:p>
    <w:p w14:paraId="3928EAE7">
      <w:pPr>
        <w:adjustRightInd w:val="0"/>
        <w:spacing w:line="336" w:lineRule="auto"/>
        <w:ind w:firstLine="424" w:firstLineChars="177"/>
        <w:rPr>
          <w:rFonts w:ascii="Times New Roman" w:hAnsi="Times New Roman" w:eastAsia="宋体" w:cs="Times New Roman"/>
          <w:bCs/>
          <w:snapToGrid w:val="0"/>
          <w:color w:val="000000"/>
          <w:sz w:val="24"/>
          <w:szCs w:val="28"/>
        </w:rPr>
      </w:pPr>
      <w:del w:id="385" w:author="miaosiy" w:date="2025-07-30T19:53:03Z">
        <w:r>
          <w:rPr>
            <w:rFonts w:hint="default" w:ascii="Times New Roman" w:hAnsi="Times New Roman" w:eastAsia="宋体" w:cs="Times New Roman"/>
            <w:bCs/>
            <w:snapToGrid w:val="0"/>
            <w:color w:val="000000"/>
            <w:sz w:val="24"/>
            <w:szCs w:val="28"/>
            <w:lang w:val="en-US"/>
          </w:rPr>
          <w:delText>4</w:delText>
        </w:r>
      </w:del>
      <w:ins w:id="386" w:author="miaosiy" w:date="2025-07-30T19:53:03Z">
        <w:r>
          <w:rPr>
            <w:rFonts w:hint="default" w:ascii="Times New Roman" w:hAnsi="Times New Roman" w:eastAsia="宋体" w:cs="Times New Roman"/>
            <w:bCs/>
            <w:snapToGrid w:val="0"/>
            <w:color w:val="000000"/>
            <w:sz w:val="24"/>
            <w:szCs w:val="28"/>
            <w:lang w:val="en-US"/>
          </w:rPr>
          <w:t>5</w:t>
        </w:r>
      </w:ins>
      <w:r>
        <w:rPr>
          <w:rFonts w:hint="eastAsia" w:ascii="Times New Roman" w:hAnsi="Times New Roman" w:eastAsia="宋体" w:cs="Times New Roman"/>
          <w:bCs/>
          <w:snapToGrid w:val="0"/>
          <w:color w:val="000000"/>
          <w:sz w:val="24"/>
          <w:szCs w:val="28"/>
        </w:rPr>
        <w:t>. 乙方应严格按照《网络安全法》、《全国人民代表大会常务委员会关于加强网络信息保护的决定》、《电信和互联网用户个人信息保护规定》（工业和信息化部令第24号）、《电话用户真实身份信息登记规定》（工业和信息化部令第25号）等法律法规、规定的相关要求，对其在提供服务过程中收集、使用的甲方个人信息履行保护义务。</w:t>
      </w:r>
    </w:p>
    <w:p w14:paraId="35739FBB">
      <w:pPr>
        <w:adjustRightInd w:val="0"/>
        <w:spacing w:line="336" w:lineRule="auto"/>
        <w:ind w:firstLine="424" w:firstLineChars="177"/>
        <w:rPr>
          <w:ins w:id="387" w:author="余兆传" w:date="2025-07-31T10:05:19Z"/>
          <w:rFonts w:hint="eastAsia" w:ascii="Times New Roman" w:hAnsi="Times New Roman" w:eastAsia="宋体" w:cs="Times New Roman"/>
          <w:bCs/>
          <w:snapToGrid w:val="0"/>
          <w:color w:val="000000"/>
          <w:sz w:val="24"/>
          <w:szCs w:val="28"/>
        </w:rPr>
      </w:pPr>
      <w:del w:id="388" w:author="miaosiy" w:date="2025-07-30T19:53:05Z">
        <w:r>
          <w:rPr>
            <w:rFonts w:hint="default" w:ascii="Times New Roman" w:hAnsi="Times New Roman" w:eastAsia="宋体" w:cs="Times New Roman"/>
            <w:bCs/>
            <w:snapToGrid w:val="0"/>
            <w:color w:val="000000"/>
            <w:sz w:val="24"/>
            <w:szCs w:val="28"/>
            <w:lang w:val="en-US"/>
          </w:rPr>
          <w:delText>5</w:delText>
        </w:r>
      </w:del>
      <w:ins w:id="389" w:author="miaosiy" w:date="2025-07-30T19:53:05Z">
        <w:r>
          <w:rPr>
            <w:rFonts w:hint="default" w:ascii="Times New Roman" w:hAnsi="Times New Roman" w:eastAsia="宋体" w:cs="Times New Roman"/>
            <w:bCs/>
            <w:snapToGrid w:val="0"/>
            <w:color w:val="000000"/>
            <w:sz w:val="24"/>
            <w:szCs w:val="28"/>
            <w:lang w:val="en-US"/>
          </w:rPr>
          <w:t>6</w:t>
        </w:r>
      </w:ins>
      <w:r>
        <w:rPr>
          <w:rFonts w:hint="eastAsia" w:ascii="Times New Roman" w:hAnsi="Times New Roman" w:eastAsia="宋体" w:cs="Times New Roman"/>
          <w:bCs/>
          <w:snapToGrid w:val="0"/>
          <w:color w:val="000000"/>
          <w:sz w:val="24"/>
          <w:szCs w:val="28"/>
        </w:rPr>
        <w:t>. 甲方不得利用乙方提供的服务从事违法犯罪活动或违背公序良俗的活动，不得发送《中华人民共和国电信条例》和其他法律法规禁止的违法信息，不得未经接收人同意发送商业性信息，不得有发送骚扰信息、拨打骚扰电话等不当行为。甲方如有上述行为，乙方可以采取相应措施预防或制止，包括可以暂停或终止提供服务。</w:t>
      </w:r>
    </w:p>
    <w:p w14:paraId="624B32D2">
      <w:pPr>
        <w:adjustRightInd w:val="0"/>
        <w:spacing w:line="336" w:lineRule="auto"/>
        <w:ind w:firstLine="424" w:firstLineChars="177"/>
        <w:rPr>
          <w:ins w:id="390" w:author="miaosiy" w:date="2025-07-31T09:23:25Z"/>
          <w:rFonts w:hint="eastAsia"/>
        </w:rPr>
      </w:pPr>
      <w:ins w:id="391" w:author="miaosiy" w:date="2025-07-31T09:27:56Z">
        <w:r>
          <w:rPr>
            <w:rFonts w:hint="default" w:ascii="Times New Roman" w:hAnsi="Times New Roman"/>
            <w:sz w:val="24"/>
            <w:szCs w:val="24"/>
            <w:lang w:val="en-US"/>
          </w:rPr>
          <w:t>7</w:t>
        </w:r>
      </w:ins>
      <w:ins w:id="392" w:author="miaosiy" w:date="2025-07-31T09:27:57Z">
        <w:r>
          <w:rPr>
            <w:rFonts w:hint="default" w:ascii="Times New Roman" w:hAnsi="Times New Roman"/>
            <w:sz w:val="24"/>
            <w:szCs w:val="24"/>
            <w:lang w:val="en-US"/>
          </w:rPr>
          <w:t>.</w:t>
        </w:r>
      </w:ins>
      <w:ins w:id="393" w:author="miaosiy" w:date="2025-07-31T09:27:50Z">
        <w:r>
          <w:rPr>
            <w:rFonts w:ascii="Times New Roman" w:hAnsi="Times New Roman"/>
            <w:sz w:val="24"/>
            <w:szCs w:val="24"/>
          </w:rPr>
          <w:t>双方不得向任何人透露用户的信息、资料以及交易记录，除国家法律、行政法规另有规定外，双方均有权拒绝除用户本人以外的任何单位或个人的查询；同时，双方应尽合理努力将电子支付交易数据以安全方式保存，并防止其在公共、私人或内部网络上传输时被擅自查看或非法截取。</w:t>
        </w:r>
      </w:ins>
    </w:p>
    <w:p w14:paraId="180FD68F">
      <w:pPr>
        <w:pStyle w:val="2"/>
      </w:pPr>
    </w:p>
    <w:p w14:paraId="38F8F7EF">
      <w:pPr>
        <w:adjustRightInd w:val="0"/>
        <w:spacing w:line="336" w:lineRule="auto"/>
        <w:ind w:firstLine="426" w:firstLineChars="177"/>
        <w:rPr>
          <w:rFonts w:ascii="Times New Roman" w:hAnsi="Times New Roman" w:eastAsia="宋体" w:cs="Times New Roman"/>
          <w:b/>
          <w:snapToGrid w:val="0"/>
          <w:color w:val="000000"/>
          <w:sz w:val="24"/>
          <w:szCs w:val="28"/>
        </w:rPr>
      </w:pPr>
      <w:r>
        <w:rPr>
          <w:rFonts w:hint="eastAsia" w:ascii="Times New Roman" w:hAnsi="Times New Roman" w:eastAsia="宋体" w:cs="Times New Roman"/>
          <w:b/>
          <w:snapToGrid w:val="0"/>
          <w:color w:val="000000"/>
          <w:sz w:val="24"/>
          <w:szCs w:val="28"/>
        </w:rPr>
        <w:t>九、其它</w:t>
      </w:r>
    </w:p>
    <w:p w14:paraId="2B9B9187">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1、与本协议有关的任何争议或权利要求，都应由协议双方通过友好协商解决。协商应在一方向另一方送达关于协商的书面要求后立即开始。</w:t>
      </w:r>
    </w:p>
    <w:p w14:paraId="47A304B2">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2、如果协议双方通过协商不能解决争议，则各方同意按下列第【2】种方式解决：</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（1）将该争议提交至【</w:t>
      </w:r>
      <w:del w:id="394" w:author="miaosiy" w:date="2025-07-30T19:50:47Z">
        <w:r>
          <w:rPr>
            <w:rFonts w:hint="default" w:ascii="Times New Roman" w:hAnsi="Times New Roman" w:eastAsia="宋体" w:cs="Times New Roman"/>
            <w:bCs/>
            <w:snapToGrid w:val="0"/>
            <w:color w:val="000000"/>
            <w:sz w:val="24"/>
            <w:szCs w:val="28"/>
            <w:lang w:val="en-US" w:eastAsia="zh-CN"/>
          </w:rPr>
          <w:delText>杭州</w:delText>
        </w:r>
      </w:del>
      <w:ins w:id="395" w:author="miaosiy" w:date="2025-07-30T19:50:47Z">
        <w:r>
          <w:rPr>
            <w:rFonts w:hint="default" w:ascii="Times New Roman" w:hAnsi="Times New Roman" w:eastAsia="宋体" w:cs="Times New Roman"/>
            <w:bCs/>
            <w:snapToGrid w:val="0"/>
            <w:color w:val="000000"/>
            <w:sz w:val="24"/>
            <w:szCs w:val="28"/>
            <w:lang w:val="en-US" w:eastAsia="zh-CN"/>
          </w:rPr>
          <w:t>/</w:t>
        </w:r>
      </w:ins>
      <w:r>
        <w:rPr>
          <w:rFonts w:hint="eastAsia" w:ascii="Times New Roman" w:hAnsi="Times New Roman" w:eastAsia="宋体" w:cs="Times New Roman"/>
          <w:bCs/>
          <w:snapToGrid w:val="0"/>
          <w:color w:val="000000"/>
          <w:sz w:val="24"/>
          <w:szCs w:val="28"/>
        </w:rPr>
        <w:t>】仲裁委员会。依据该会现行有效的仲裁规则在【</w:t>
      </w:r>
      <w:del w:id="396" w:author="miaosiy" w:date="2025-07-30T19:50:51Z">
        <w:r>
          <w:rPr>
            <w:rFonts w:hint="default" w:ascii="Times New Roman" w:hAnsi="Times New Roman" w:eastAsia="宋体" w:cs="Times New Roman"/>
            <w:bCs/>
            <w:snapToGrid w:val="0"/>
            <w:color w:val="000000"/>
            <w:sz w:val="24"/>
            <w:szCs w:val="28"/>
            <w:lang w:val="en-US" w:eastAsia="zh-CN"/>
          </w:rPr>
          <w:delText>杭州</w:delText>
        </w:r>
      </w:del>
      <w:ins w:id="397" w:author="miaosiy" w:date="2025-07-30T19:50:51Z">
        <w:r>
          <w:rPr>
            <w:rFonts w:hint="default" w:ascii="Times New Roman" w:hAnsi="Times New Roman" w:eastAsia="宋体" w:cs="Times New Roman"/>
            <w:bCs/>
            <w:snapToGrid w:val="0"/>
            <w:color w:val="000000"/>
            <w:sz w:val="24"/>
            <w:szCs w:val="28"/>
            <w:lang w:val="en-US" w:eastAsia="zh-CN"/>
          </w:rPr>
          <w:t>/</w:t>
        </w:r>
      </w:ins>
      <w:r>
        <w:rPr>
          <w:rFonts w:hint="eastAsia" w:ascii="Times New Roman" w:hAnsi="Times New Roman" w:eastAsia="宋体" w:cs="Times New Roman"/>
          <w:bCs/>
          <w:snapToGrid w:val="0"/>
          <w:color w:val="000000"/>
          <w:sz w:val="24"/>
          <w:szCs w:val="28"/>
        </w:rPr>
        <w:t>】进行仲裁。</w:t>
      </w:r>
      <w:r>
        <w:rPr>
          <w:rFonts w:hint="eastAsia" w:ascii="Times New Roman" w:hAnsi="Times New Roman" w:eastAsia="宋体" w:cs="Times New Roman"/>
          <w:bCs/>
          <w:snapToGrid w:val="0"/>
          <w:color w:val="000000"/>
          <w:sz w:val="24"/>
          <w:szCs w:val="28"/>
        </w:rPr>
        <w:br w:type="textWrapping"/>
      </w:r>
      <w:r>
        <w:rPr>
          <w:rFonts w:hint="eastAsia" w:ascii="Times New Roman" w:hAnsi="Times New Roman" w:eastAsia="宋体" w:cs="Times New Roman"/>
          <w:bCs/>
          <w:snapToGrid w:val="0"/>
          <w:color w:val="000000"/>
          <w:sz w:val="24"/>
          <w:szCs w:val="28"/>
        </w:rPr>
        <w:t xml:space="preserve">  （2）向</w:t>
      </w:r>
      <w:ins w:id="398" w:author="吴珊" w:date="2025-07-23T16:29:05Z">
        <w:r>
          <w:rPr>
            <w:rFonts w:hint="eastAsia" w:ascii="Times New Roman" w:hAnsi="Times New Roman" w:eastAsia="宋体" w:cs="Times New Roman"/>
            <w:bCs/>
            <w:snapToGrid w:val="0"/>
            <w:color w:val="000000"/>
            <w:sz w:val="24"/>
            <w:szCs w:val="28"/>
            <w:lang w:val="en-US" w:eastAsia="zh-CN"/>
          </w:rPr>
          <w:t>甲方</w:t>
        </w:r>
      </w:ins>
      <w:r>
        <w:rPr>
          <w:rFonts w:hint="eastAsia" w:ascii="Times New Roman" w:hAnsi="Times New Roman" w:eastAsia="宋体" w:cs="Times New Roman"/>
          <w:bCs/>
          <w:snapToGrid w:val="0"/>
          <w:color w:val="000000"/>
          <w:sz w:val="24"/>
          <w:szCs w:val="28"/>
        </w:rPr>
        <w:t>住所地的人民法院提起诉讼。</w:t>
      </w:r>
    </w:p>
    <w:p w14:paraId="3F54E747">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3、本协议自双方</w:t>
      </w:r>
      <w:ins w:id="399" w:author="miaosiy" w:date="2025-07-30T19:51:00Z">
        <w:r>
          <w:rPr>
            <w:rFonts w:hint="eastAsia" w:ascii="Times New Roman" w:hAnsi="Times New Roman" w:eastAsia="宋体" w:cs="Times New Roman"/>
            <w:bCs/>
            <w:snapToGrid w:val="0"/>
            <w:color w:val="000000"/>
            <w:sz w:val="24"/>
            <w:szCs w:val="28"/>
            <w:lang w:val="en-US" w:eastAsia="zh-CN"/>
          </w:rPr>
          <w:t>法定</w:t>
        </w:r>
      </w:ins>
      <w:ins w:id="400" w:author="miaosiy" w:date="2025-07-30T19:51:01Z">
        <w:r>
          <w:rPr>
            <w:rFonts w:hint="eastAsia" w:ascii="Times New Roman" w:hAnsi="Times New Roman" w:eastAsia="宋体" w:cs="Times New Roman"/>
            <w:bCs/>
            <w:snapToGrid w:val="0"/>
            <w:color w:val="000000"/>
            <w:sz w:val="24"/>
            <w:szCs w:val="28"/>
            <w:lang w:val="en-US" w:eastAsia="zh-CN"/>
          </w:rPr>
          <w:t>代表</w:t>
        </w:r>
      </w:ins>
      <w:ins w:id="401" w:author="miaosiy" w:date="2025-07-30T19:51:02Z">
        <w:r>
          <w:rPr>
            <w:rFonts w:hint="eastAsia" w:ascii="Times New Roman" w:hAnsi="Times New Roman" w:eastAsia="宋体" w:cs="Times New Roman"/>
            <w:bCs/>
            <w:snapToGrid w:val="0"/>
            <w:color w:val="000000"/>
            <w:sz w:val="24"/>
            <w:szCs w:val="28"/>
            <w:lang w:val="en-US" w:eastAsia="zh-CN"/>
          </w:rPr>
          <w:t>人</w:t>
        </w:r>
      </w:ins>
      <w:ins w:id="402" w:author="miaosiy" w:date="2025-07-30T19:51:03Z">
        <w:r>
          <w:rPr>
            <w:rFonts w:hint="eastAsia" w:ascii="Times New Roman" w:hAnsi="Times New Roman" w:eastAsia="宋体" w:cs="Times New Roman"/>
            <w:bCs/>
            <w:snapToGrid w:val="0"/>
            <w:color w:val="000000"/>
            <w:sz w:val="24"/>
            <w:szCs w:val="28"/>
            <w:lang w:val="en-US" w:eastAsia="zh-CN"/>
          </w:rPr>
          <w:t>或</w:t>
        </w:r>
      </w:ins>
      <w:ins w:id="403" w:author="miaosiy" w:date="2025-07-30T19:51:04Z">
        <w:r>
          <w:rPr>
            <w:rFonts w:hint="eastAsia" w:ascii="Times New Roman" w:hAnsi="Times New Roman" w:eastAsia="宋体" w:cs="Times New Roman"/>
            <w:bCs/>
            <w:snapToGrid w:val="0"/>
            <w:color w:val="000000"/>
            <w:sz w:val="24"/>
            <w:szCs w:val="28"/>
            <w:lang w:val="en-US" w:eastAsia="zh-CN"/>
          </w:rPr>
          <w:t>授权</w:t>
        </w:r>
      </w:ins>
      <w:ins w:id="404" w:author="miaosiy" w:date="2025-07-30T19:51:07Z">
        <w:r>
          <w:rPr>
            <w:rFonts w:hint="eastAsia" w:ascii="Times New Roman" w:hAnsi="Times New Roman" w:eastAsia="宋体" w:cs="Times New Roman"/>
            <w:bCs/>
            <w:snapToGrid w:val="0"/>
            <w:color w:val="000000"/>
            <w:sz w:val="24"/>
            <w:szCs w:val="28"/>
            <w:lang w:val="en-US" w:eastAsia="zh-CN"/>
          </w:rPr>
          <w:t>代表</w:t>
        </w:r>
      </w:ins>
      <w:ins w:id="405" w:author="miaosiy" w:date="2025-07-30T19:51:08Z">
        <w:r>
          <w:rPr>
            <w:rFonts w:hint="eastAsia" w:ascii="Times New Roman" w:hAnsi="Times New Roman" w:eastAsia="宋体" w:cs="Times New Roman"/>
            <w:bCs/>
            <w:snapToGrid w:val="0"/>
            <w:color w:val="000000"/>
            <w:sz w:val="24"/>
            <w:szCs w:val="28"/>
            <w:lang w:val="en-US" w:eastAsia="zh-CN"/>
          </w:rPr>
          <w:t>签字</w:t>
        </w:r>
      </w:ins>
      <w:ins w:id="406" w:author="miaosiy" w:date="2025-07-30T19:51:10Z">
        <w:r>
          <w:rPr>
            <w:rFonts w:hint="eastAsia" w:ascii="Times New Roman" w:hAnsi="Times New Roman" w:eastAsia="宋体" w:cs="Times New Roman"/>
            <w:bCs/>
            <w:snapToGrid w:val="0"/>
            <w:color w:val="000000"/>
            <w:sz w:val="24"/>
            <w:szCs w:val="28"/>
            <w:lang w:val="en-US" w:eastAsia="zh-CN"/>
          </w:rPr>
          <w:t>并</w:t>
        </w:r>
      </w:ins>
      <w:r>
        <w:rPr>
          <w:rFonts w:hint="eastAsia" w:ascii="Times New Roman" w:hAnsi="Times New Roman" w:eastAsia="宋体" w:cs="Times New Roman"/>
          <w:bCs/>
          <w:snapToGrid w:val="0"/>
          <w:color w:val="000000"/>
          <w:sz w:val="24"/>
          <w:szCs w:val="28"/>
        </w:rPr>
        <w:t>加盖公章或合同专用章后生效。有效期</w:t>
      </w:r>
      <w:r>
        <w:rPr>
          <w:rFonts w:ascii="Times New Roman" w:hAnsi="Times New Roman" w:eastAsia="宋体" w:cs="Times New Roman"/>
          <w:bCs/>
          <w:snapToGrid w:val="0"/>
          <w:color w:val="000000"/>
          <w:sz w:val="24"/>
          <w:szCs w:val="28"/>
          <w:u w:val="single"/>
        </w:rPr>
        <w:t xml:space="preserve"> </w:t>
      </w:r>
      <w:r>
        <w:rPr>
          <w:rFonts w:hint="eastAsia" w:ascii="Times New Roman" w:hAnsi="Times New Roman" w:eastAsia="宋体" w:cs="Times New Roman"/>
          <w:bCs/>
          <w:snapToGrid w:val="0"/>
          <w:color w:val="000000"/>
          <w:sz w:val="24"/>
          <w:szCs w:val="28"/>
          <w:u w:val="single"/>
        </w:rPr>
        <w:t>叁</w:t>
      </w:r>
      <w:r>
        <w:rPr>
          <w:rFonts w:ascii="Times New Roman" w:hAnsi="Times New Roman" w:eastAsia="宋体" w:cs="Times New Roman"/>
          <w:bCs/>
          <w:snapToGrid w:val="0"/>
          <w:color w:val="000000"/>
          <w:sz w:val="24"/>
          <w:szCs w:val="28"/>
          <w:u w:val="single"/>
        </w:rPr>
        <w:t xml:space="preserve"> </w:t>
      </w:r>
      <w:r>
        <w:rPr>
          <w:rFonts w:hint="eastAsia" w:ascii="Times New Roman" w:hAnsi="Times New Roman" w:eastAsia="宋体" w:cs="Times New Roman"/>
          <w:bCs/>
          <w:snapToGrid w:val="0"/>
          <w:color w:val="000000"/>
          <w:sz w:val="24"/>
          <w:szCs w:val="28"/>
        </w:rPr>
        <w:t>年，到期后双方无异议自动续延，最多续延两次。</w:t>
      </w:r>
    </w:p>
    <w:p w14:paraId="5BCAE127">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4、双方协商变更业务，需另行签署补充协议，除双方另有约定外，业务变更或延长有效期均不影响本《协议条款》的效力，本《协议条款》继续有效。</w:t>
      </w:r>
    </w:p>
    <w:p w14:paraId="127D1842">
      <w:pPr>
        <w:adjustRightInd w:val="0"/>
        <w:spacing w:line="336" w:lineRule="auto"/>
        <w:ind w:firstLine="424" w:firstLineChars="177"/>
        <w:rPr>
          <w:rFonts w:ascii="Times New Roman" w:hAnsi="Times New Roman" w:eastAsia="宋体" w:cs="Times New Roman"/>
          <w:bCs/>
          <w:snapToGrid w:val="0"/>
          <w:color w:val="000000"/>
          <w:sz w:val="24"/>
          <w:szCs w:val="28"/>
        </w:rPr>
      </w:pPr>
      <w:ins w:id="407" w:author="yuzhaochuan@zj.cmcc" w:date="2025-07-30T09:21:47Z">
        <w:r>
          <w:rPr>
            <w:rFonts w:hint="default" w:ascii="Times New Roman" w:hAnsi="Times New Roman" w:eastAsia="宋体" w:cs="Times New Roman"/>
            <w:bCs/>
            <w:snapToGrid w:val="0"/>
            <w:color w:val="000000"/>
            <w:sz w:val="24"/>
            <w:szCs w:val="28"/>
            <w:lang w:val="en-US"/>
          </w:rPr>
          <w:t>5</w:t>
        </w:r>
      </w:ins>
      <w:r>
        <w:rPr>
          <w:rFonts w:hint="eastAsia" w:ascii="Times New Roman" w:hAnsi="Times New Roman" w:eastAsia="宋体" w:cs="Times New Roman"/>
          <w:bCs/>
          <w:snapToGrid w:val="0"/>
          <w:color w:val="000000"/>
          <w:sz w:val="24"/>
          <w:szCs w:val="28"/>
        </w:rPr>
        <w:t>、其它：</w:t>
      </w:r>
      <w:r>
        <w:rPr>
          <w:rFonts w:hint="eastAsia" w:ascii="Times New Roman" w:hAnsi="Times New Roman" w:eastAsia="宋体" w:cs="Times New Roman"/>
          <w:bCs/>
          <w:snapToGrid w:val="0"/>
          <w:color w:val="000000"/>
          <w:sz w:val="24"/>
          <w:szCs w:val="28"/>
          <w:u w:val="single"/>
        </w:rPr>
        <w:t>（无）</w:t>
      </w:r>
    </w:p>
    <w:p w14:paraId="564D3A42">
      <w:pPr>
        <w:adjustRightInd w:val="0"/>
        <w:spacing w:line="336" w:lineRule="auto"/>
        <w:ind w:firstLine="424" w:firstLineChars="177"/>
        <w:rPr>
          <w:rFonts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7、本协议附件为本协议的组成部分，与本协议正文具有同等法律效力。如协议附件与协议正文有任何冲突，以协议正文为准。本协议附件：</w:t>
      </w:r>
      <w:r>
        <w:rPr>
          <w:rFonts w:hint="eastAsia" w:ascii="Times New Roman" w:hAnsi="Times New Roman" w:eastAsia="宋体" w:cs="Times New Roman"/>
          <w:bCs/>
          <w:snapToGrid w:val="0"/>
          <w:color w:val="000000"/>
          <w:sz w:val="24"/>
          <w:szCs w:val="28"/>
        </w:rPr>
        <w:br w:type="textWrapping"/>
      </w:r>
      <w:r>
        <w:rPr>
          <w:rFonts w:ascii="Times New Roman" w:hAnsi="Times New Roman" w:eastAsia="宋体" w:cs="Times New Roman"/>
          <w:bCs/>
          <w:snapToGrid w:val="0"/>
          <w:color w:val="000000"/>
          <w:sz w:val="24"/>
          <w:szCs w:val="28"/>
        </w:rPr>
        <w:t xml:space="preserve">    </w:t>
      </w:r>
      <w:r>
        <w:rPr>
          <w:rFonts w:hint="eastAsia" w:ascii="Times New Roman" w:hAnsi="Times New Roman" w:eastAsia="宋体" w:cs="Times New Roman"/>
          <w:bCs/>
          <w:snapToGrid w:val="0"/>
          <w:color w:val="000000"/>
          <w:sz w:val="24"/>
          <w:szCs w:val="28"/>
        </w:rPr>
        <w:t>附件一、信息安全责任承诺书</w:t>
      </w:r>
    </w:p>
    <w:p w14:paraId="2203B470">
      <w:pPr>
        <w:adjustRightInd w:val="0"/>
        <w:spacing w:line="336" w:lineRule="auto"/>
        <w:ind w:firstLine="480" w:firstLineChars="200"/>
        <w:rPr>
          <w:ins w:id="408" w:author="余兆传" w:date="2025-07-31T16:42:18Z"/>
          <w:rFonts w:hint="eastAsia" w:ascii="Times New Roman" w:hAnsi="Times New Roman" w:eastAsia="宋体" w:cs="Times New Roman"/>
          <w:bCs/>
          <w:snapToGrid w:val="0"/>
          <w:color w:val="000000"/>
          <w:sz w:val="24"/>
          <w:szCs w:val="28"/>
        </w:rPr>
      </w:pPr>
      <w:r>
        <w:rPr>
          <w:rFonts w:hint="eastAsia" w:ascii="Times New Roman" w:hAnsi="Times New Roman" w:eastAsia="宋体" w:cs="Times New Roman"/>
          <w:bCs/>
          <w:snapToGrid w:val="0"/>
          <w:color w:val="000000"/>
          <w:sz w:val="24"/>
          <w:szCs w:val="28"/>
        </w:rPr>
        <w:t>附件二、反诈安全及个人信息安全责任协议</w:t>
      </w:r>
    </w:p>
    <w:p w14:paraId="417BC287">
      <w:pPr>
        <w:pStyle w:val="2"/>
        <w:rPr>
          <w:rFonts w:hint="default" w:eastAsia="宋体"/>
          <w:lang w:val="en-US" w:eastAsia="zh-CN"/>
        </w:rPr>
      </w:pPr>
      <w:ins w:id="409" w:author="余兆传" w:date="2025-07-31T16:42:20Z">
        <w:r>
          <w:rPr>
            <w:rFonts w:hint="default" w:ascii="Times New Roman" w:hAnsi="Times New Roman" w:eastAsia="宋体" w:cs="Times New Roman"/>
            <w:bCs/>
            <w:snapToGrid w:val="0"/>
            <w:color w:val="000000"/>
            <w:sz w:val="24"/>
            <w:szCs w:val="28"/>
            <w:lang w:val="en-US"/>
          </w:rPr>
          <w:t xml:space="preserve">    </w:t>
        </w:r>
      </w:ins>
      <w:ins w:id="410" w:author="余兆传" w:date="2025-07-31T16:42:22Z">
        <w:r>
          <w:rPr>
            <w:rFonts w:hint="eastAsia" w:ascii="Times New Roman" w:hAnsi="Times New Roman" w:eastAsia="宋体" w:cs="Times New Roman"/>
            <w:bCs/>
            <w:snapToGrid w:val="0"/>
            <w:color w:val="000000"/>
            <w:sz w:val="24"/>
            <w:szCs w:val="28"/>
            <w:lang w:val="en-US" w:eastAsia="zh-CN"/>
          </w:rPr>
          <w:t>附件</w:t>
        </w:r>
      </w:ins>
      <w:ins w:id="411" w:author="余兆传" w:date="2025-07-31T16:42:23Z">
        <w:r>
          <w:rPr>
            <w:rFonts w:hint="eastAsia" w:ascii="Times New Roman" w:hAnsi="Times New Roman" w:eastAsia="宋体" w:cs="Times New Roman"/>
            <w:bCs/>
            <w:snapToGrid w:val="0"/>
            <w:color w:val="000000"/>
            <w:sz w:val="24"/>
            <w:szCs w:val="28"/>
            <w:lang w:val="en-US" w:eastAsia="zh-CN"/>
          </w:rPr>
          <w:t>三</w:t>
        </w:r>
      </w:ins>
      <w:ins w:id="412" w:author="余兆传" w:date="2025-07-31T16:42:24Z">
        <w:r>
          <w:rPr>
            <w:rFonts w:hint="eastAsia" w:ascii="Times New Roman" w:hAnsi="Times New Roman" w:eastAsia="宋体" w:cs="Times New Roman"/>
            <w:bCs/>
            <w:snapToGrid w:val="0"/>
            <w:color w:val="000000"/>
            <w:sz w:val="24"/>
            <w:szCs w:val="28"/>
            <w:lang w:val="en-US" w:eastAsia="zh-CN"/>
          </w:rPr>
          <w:t>、</w:t>
        </w:r>
      </w:ins>
      <w:ins w:id="413" w:author="余兆传" w:date="2025-07-31T16:42:35Z">
        <w:r>
          <w:rPr>
            <w:rFonts w:hint="eastAsia" w:ascii="Times New Roman" w:hAnsi="Times New Roman" w:eastAsia="宋体" w:cs="Times New Roman"/>
            <w:bCs/>
            <w:snapToGrid w:val="0"/>
            <w:color w:val="000000"/>
            <w:sz w:val="24"/>
            <w:szCs w:val="28"/>
            <w:lang w:val="en-US" w:eastAsia="zh-CN"/>
          </w:rPr>
          <w:t>防范</w:t>
        </w:r>
      </w:ins>
      <w:ins w:id="414" w:author="余兆传" w:date="2025-07-31T16:42:36Z">
        <w:r>
          <w:rPr>
            <w:rFonts w:hint="eastAsia" w:ascii="Times New Roman" w:hAnsi="Times New Roman" w:eastAsia="宋体" w:cs="Times New Roman"/>
            <w:bCs/>
            <w:snapToGrid w:val="0"/>
            <w:color w:val="000000"/>
            <w:sz w:val="24"/>
            <w:szCs w:val="28"/>
            <w:lang w:val="en-US" w:eastAsia="zh-CN"/>
          </w:rPr>
          <w:t>电信</w:t>
        </w:r>
      </w:ins>
      <w:ins w:id="415" w:author="余兆传" w:date="2025-07-31T16:42:38Z">
        <w:r>
          <w:rPr>
            <w:rFonts w:hint="eastAsia" w:ascii="Times New Roman" w:hAnsi="Times New Roman" w:eastAsia="宋体" w:cs="Times New Roman"/>
            <w:bCs/>
            <w:snapToGrid w:val="0"/>
            <w:color w:val="000000"/>
            <w:sz w:val="24"/>
            <w:szCs w:val="28"/>
            <w:lang w:val="en-US" w:eastAsia="zh-CN"/>
          </w:rPr>
          <w:t>网络</w:t>
        </w:r>
      </w:ins>
      <w:ins w:id="416" w:author="余兆传" w:date="2025-07-31T16:42:41Z">
        <w:r>
          <w:rPr>
            <w:rFonts w:hint="eastAsia" w:ascii="Times New Roman" w:hAnsi="Times New Roman" w:eastAsia="宋体" w:cs="Times New Roman"/>
            <w:bCs/>
            <w:snapToGrid w:val="0"/>
            <w:color w:val="000000"/>
            <w:sz w:val="24"/>
            <w:szCs w:val="28"/>
            <w:lang w:val="en-US" w:eastAsia="zh-CN"/>
          </w:rPr>
          <w:t>诈骗</w:t>
        </w:r>
      </w:ins>
      <w:ins w:id="417" w:author="余兆传" w:date="2025-07-31T16:42:42Z">
        <w:r>
          <w:rPr>
            <w:rFonts w:hint="eastAsia" w:ascii="Times New Roman" w:hAnsi="Times New Roman" w:eastAsia="宋体" w:cs="Times New Roman"/>
            <w:bCs/>
            <w:snapToGrid w:val="0"/>
            <w:color w:val="000000"/>
            <w:sz w:val="24"/>
            <w:szCs w:val="28"/>
            <w:lang w:val="en-US" w:eastAsia="zh-CN"/>
          </w:rPr>
          <w:t>承诺书</w:t>
        </w:r>
      </w:ins>
    </w:p>
    <w:p w14:paraId="1D4C68D1">
      <w:pPr>
        <w:adjustRightInd w:val="0"/>
        <w:spacing w:line="336" w:lineRule="auto"/>
        <w:ind w:firstLine="480" w:firstLineChars="200"/>
        <w:rPr>
          <w:rFonts w:ascii="Times New Roman" w:hAnsi="Times New Roman" w:eastAsia="宋体" w:cs="Times New Roman"/>
          <w:bCs/>
          <w:snapToGrid w:val="0"/>
          <w:color w:val="000000"/>
          <w:sz w:val="24"/>
          <w:szCs w:val="28"/>
        </w:rPr>
      </w:pPr>
    </w:p>
    <w:p w14:paraId="5EE779A6">
      <w:pPr>
        <w:adjustRightInd w:val="0"/>
        <w:spacing w:line="336" w:lineRule="auto"/>
        <w:ind w:firstLine="480" w:firstLineChars="200"/>
        <w:rPr>
          <w:rFonts w:ascii="Times New Roman" w:hAnsi="Times New Roman" w:eastAsia="宋体" w:cs="Times New Roman"/>
          <w:bCs/>
          <w:snapToGrid w:val="0"/>
          <w:color w:val="000000"/>
          <w:sz w:val="24"/>
          <w:szCs w:val="28"/>
        </w:rPr>
      </w:pPr>
    </w:p>
    <w:p w14:paraId="0B25CFBC">
      <w:pPr>
        <w:adjustRightInd w:val="0"/>
        <w:snapToGrid w:val="0"/>
        <w:spacing w:line="336" w:lineRule="auto"/>
        <w:ind w:left="4800" w:hanging="4800"/>
        <w:rPr>
          <w:rFonts w:cs="Arial"/>
          <w:b/>
          <w:snapToGrid w:val="0"/>
          <w:color w:val="000000"/>
          <w:kern w:val="0"/>
          <w:sz w:val="24"/>
        </w:rPr>
      </w:pPr>
      <w:r>
        <w:rPr>
          <w:rFonts w:cs="Arial"/>
          <w:b/>
          <w:snapToGrid w:val="0"/>
          <w:color w:val="000000"/>
          <w:kern w:val="0"/>
          <w:sz w:val="24"/>
        </w:rPr>
        <w:t>甲方：浙江农村商业联合银行             乙方：</w:t>
      </w:r>
      <w:r>
        <w:rPr>
          <w:rFonts w:hint="eastAsia" w:cs="Arial"/>
          <w:b/>
          <w:snapToGrid w:val="0"/>
          <w:color w:val="000000"/>
          <w:kern w:val="0"/>
          <w:sz w:val="24"/>
        </w:rPr>
        <w:t>中国移动通信集团浙江</w:t>
      </w:r>
    </w:p>
    <w:p w14:paraId="1F514FA2">
      <w:pPr>
        <w:adjustRightInd w:val="0"/>
        <w:snapToGrid w:val="0"/>
        <w:spacing w:line="336" w:lineRule="auto"/>
        <w:ind w:left="4800" w:hanging="4800"/>
        <w:rPr>
          <w:rFonts w:cs="Arial"/>
          <w:snapToGrid w:val="0"/>
          <w:color w:val="000000"/>
          <w:kern w:val="0"/>
          <w:sz w:val="24"/>
        </w:rPr>
      </w:pPr>
      <w:r>
        <w:rPr>
          <w:rFonts w:cs="Arial"/>
          <w:b/>
          <w:snapToGrid w:val="0"/>
          <w:color w:val="000000"/>
          <w:kern w:val="0"/>
          <w:sz w:val="24"/>
        </w:rPr>
        <w:t xml:space="preserve">      </w:t>
      </w:r>
      <w:r>
        <w:rPr>
          <w:rFonts w:hint="eastAsia" w:cs="Arial"/>
          <w:b/>
          <w:snapToGrid w:val="0"/>
          <w:color w:val="000000"/>
          <w:kern w:val="0"/>
          <w:sz w:val="24"/>
        </w:rPr>
        <w:t>股份有限公司</w:t>
      </w:r>
      <w:r>
        <w:rPr>
          <w:rFonts w:cs="Arial"/>
          <w:b/>
          <w:snapToGrid w:val="0"/>
          <w:color w:val="000000"/>
          <w:kern w:val="0"/>
          <w:sz w:val="24"/>
        </w:rPr>
        <w:t xml:space="preserve">                           </w:t>
      </w:r>
      <w:r>
        <w:rPr>
          <w:rFonts w:hint="eastAsia" w:cs="Arial"/>
          <w:b/>
          <w:snapToGrid w:val="0"/>
          <w:color w:val="000000"/>
          <w:kern w:val="0"/>
          <w:sz w:val="24"/>
        </w:rPr>
        <w:t>有限公司</w:t>
      </w:r>
      <w:r>
        <w:rPr>
          <w:rFonts w:cs="Arial"/>
          <w:b/>
          <w:snapToGrid w:val="0"/>
          <w:color w:val="000000"/>
          <w:kern w:val="0"/>
          <w:sz w:val="24"/>
        </w:rPr>
        <w:t xml:space="preserve">                 </w:t>
      </w:r>
    </w:p>
    <w:p w14:paraId="52F393FB">
      <w:pPr>
        <w:adjustRightInd w:val="0"/>
        <w:snapToGrid w:val="0"/>
        <w:spacing w:line="336" w:lineRule="auto"/>
        <w:rPr>
          <w:rFonts w:ascii="Arial" w:hAnsi="Arial" w:cs="Arial"/>
          <w:snapToGrid w:val="0"/>
          <w:color w:val="000000"/>
          <w:kern w:val="0"/>
          <w:sz w:val="24"/>
        </w:rPr>
      </w:pPr>
      <w:r>
        <w:rPr>
          <w:rFonts w:ascii="Arial" w:hAnsi="Arial" w:cs="Arial"/>
          <w:snapToGrid w:val="0"/>
          <w:color w:val="000000"/>
          <w:kern w:val="0"/>
          <w:sz w:val="24"/>
        </w:rPr>
        <w:t>（加盖单位公章或合同专用章）           （加盖单位公章或合同专用章）</w:t>
      </w:r>
    </w:p>
    <w:p w14:paraId="1B4DC9EB">
      <w:pPr>
        <w:adjustRightInd w:val="0"/>
        <w:snapToGrid w:val="0"/>
        <w:spacing w:line="336" w:lineRule="auto"/>
        <w:rPr>
          <w:rFonts w:ascii="Arial" w:hAnsi="Arial" w:cs="Arial"/>
          <w:snapToGrid w:val="0"/>
          <w:color w:val="000000"/>
          <w:kern w:val="0"/>
          <w:sz w:val="24"/>
        </w:rPr>
      </w:pPr>
    </w:p>
    <w:p w14:paraId="55CD0DCC">
      <w:pPr>
        <w:adjustRightInd w:val="0"/>
        <w:snapToGrid w:val="0"/>
        <w:spacing w:line="336" w:lineRule="auto"/>
        <w:rPr>
          <w:rFonts w:ascii="Arial" w:hAnsi="Arial" w:cs="Arial"/>
          <w:snapToGrid w:val="0"/>
          <w:color w:val="000000"/>
          <w:kern w:val="0"/>
          <w:sz w:val="24"/>
        </w:rPr>
      </w:pPr>
      <w:r>
        <w:rPr>
          <w:rFonts w:ascii="Arial" w:hAnsi="Arial" w:cs="Arial"/>
          <w:snapToGrid w:val="0"/>
          <w:color w:val="000000"/>
          <w:kern w:val="0"/>
          <w:sz w:val="24"/>
        </w:rPr>
        <w:t>法定代表人或授权代理人                  法定代表人或授权代理人</w:t>
      </w:r>
    </w:p>
    <w:p w14:paraId="6017DA9E">
      <w:pPr>
        <w:adjustRightInd w:val="0"/>
        <w:snapToGrid w:val="0"/>
        <w:spacing w:line="336" w:lineRule="auto"/>
        <w:rPr>
          <w:rFonts w:ascii="Arial" w:hAnsi="Arial" w:cs="Arial"/>
          <w:snapToGrid w:val="0"/>
          <w:color w:val="000000"/>
          <w:kern w:val="0"/>
          <w:sz w:val="24"/>
        </w:rPr>
      </w:pPr>
      <w:r>
        <w:rPr>
          <w:rFonts w:ascii="Arial" w:hAnsi="Arial" w:cs="Arial"/>
          <w:snapToGrid w:val="0"/>
          <w:color w:val="000000"/>
          <w:kern w:val="0"/>
          <w:sz w:val="24"/>
        </w:rPr>
        <w:t>（</w:t>
      </w:r>
      <w:r>
        <w:rPr>
          <w:rFonts w:hint="eastAsia" w:ascii="宋体" w:hAnsi="宋体"/>
          <w:snapToGrid w:val="0"/>
          <w:color w:val="000000"/>
          <w:sz w:val="24"/>
          <w:szCs w:val="28"/>
        </w:rPr>
        <w:t>签字或加盖人名章</w:t>
      </w:r>
      <w:r>
        <w:rPr>
          <w:rFonts w:ascii="Arial" w:hAnsi="Arial" w:cs="Arial"/>
          <w:snapToGrid w:val="0"/>
          <w:color w:val="000000"/>
          <w:kern w:val="0"/>
          <w:sz w:val="24"/>
        </w:rPr>
        <w:t>）：                 （</w:t>
      </w:r>
      <w:r>
        <w:rPr>
          <w:rFonts w:hint="eastAsia" w:ascii="宋体" w:hAnsi="宋体"/>
          <w:snapToGrid w:val="0"/>
          <w:color w:val="000000"/>
          <w:sz w:val="24"/>
          <w:szCs w:val="28"/>
        </w:rPr>
        <w:t>签字或加盖人名章</w:t>
      </w:r>
      <w:r>
        <w:rPr>
          <w:rFonts w:ascii="Arial" w:hAnsi="Arial" w:cs="Arial"/>
          <w:snapToGrid w:val="0"/>
          <w:color w:val="000000"/>
          <w:kern w:val="0"/>
          <w:sz w:val="24"/>
        </w:rPr>
        <w:t>）：</w:t>
      </w:r>
    </w:p>
    <w:p w14:paraId="7D6B3504">
      <w:pPr>
        <w:adjustRightInd w:val="0"/>
        <w:snapToGrid w:val="0"/>
        <w:spacing w:line="336" w:lineRule="auto"/>
        <w:rPr>
          <w:rFonts w:cs="Arial"/>
          <w:snapToGrid w:val="0"/>
          <w:color w:val="000000"/>
          <w:kern w:val="0"/>
          <w:sz w:val="24"/>
        </w:rPr>
      </w:pPr>
    </w:p>
    <w:p w14:paraId="2ACF0642">
      <w:pPr>
        <w:adjustRightInd w:val="0"/>
        <w:snapToGrid w:val="0"/>
        <w:spacing w:line="336" w:lineRule="auto"/>
        <w:rPr>
          <w:rFonts w:cs="Arial"/>
          <w:snapToGrid w:val="0"/>
          <w:color w:val="000000"/>
          <w:kern w:val="0"/>
          <w:sz w:val="24"/>
        </w:rPr>
      </w:pPr>
      <w:r>
        <w:rPr>
          <w:rFonts w:cs="Arial"/>
          <w:snapToGrid w:val="0"/>
          <w:color w:val="000000"/>
          <w:kern w:val="0"/>
          <w:sz w:val="24"/>
        </w:rPr>
        <w:t>日期：</w:t>
      </w:r>
      <w:r>
        <w:rPr>
          <w:rFonts w:hint="eastAsia" w:cs="Arial"/>
          <w:snapToGrid w:val="0"/>
          <w:color w:val="000000"/>
          <w:kern w:val="0"/>
          <w:sz w:val="24"/>
        </w:rPr>
        <w:t>202</w:t>
      </w:r>
      <w:r>
        <w:rPr>
          <w:rFonts w:cs="Arial"/>
          <w:snapToGrid w:val="0"/>
          <w:color w:val="000000"/>
          <w:kern w:val="0"/>
          <w:sz w:val="24"/>
        </w:rPr>
        <w:t xml:space="preserve">5年  </w:t>
      </w:r>
      <w:r>
        <w:rPr>
          <w:rFonts w:hint="eastAsia" w:cs="Arial"/>
          <w:snapToGrid w:val="0"/>
          <w:color w:val="000000"/>
          <w:kern w:val="0"/>
          <w:sz w:val="24"/>
        </w:rPr>
        <w:t xml:space="preserve"> </w:t>
      </w:r>
      <w:r>
        <w:rPr>
          <w:rFonts w:cs="Arial"/>
          <w:snapToGrid w:val="0"/>
          <w:color w:val="000000"/>
          <w:kern w:val="0"/>
          <w:sz w:val="24"/>
        </w:rPr>
        <w:t xml:space="preserve"> 月 </w:t>
      </w:r>
      <w:r>
        <w:rPr>
          <w:rFonts w:hint="eastAsia" w:cs="Arial"/>
          <w:snapToGrid w:val="0"/>
          <w:color w:val="000000"/>
          <w:kern w:val="0"/>
          <w:sz w:val="24"/>
        </w:rPr>
        <w:t xml:space="preserve">  </w:t>
      </w:r>
      <w:r>
        <w:rPr>
          <w:rFonts w:cs="Arial"/>
          <w:snapToGrid w:val="0"/>
          <w:color w:val="000000"/>
          <w:kern w:val="0"/>
          <w:sz w:val="24"/>
        </w:rPr>
        <w:t xml:space="preserve"> 日            </w:t>
      </w:r>
      <w:r>
        <w:rPr>
          <w:rFonts w:hint="eastAsia" w:cs="Arial"/>
          <w:snapToGrid w:val="0"/>
          <w:color w:val="000000"/>
          <w:kern w:val="0"/>
          <w:sz w:val="24"/>
        </w:rPr>
        <w:t xml:space="preserve">     </w:t>
      </w:r>
      <w:r>
        <w:rPr>
          <w:rFonts w:cs="Arial"/>
          <w:snapToGrid w:val="0"/>
          <w:color w:val="000000"/>
          <w:kern w:val="0"/>
          <w:sz w:val="24"/>
        </w:rPr>
        <w:t xml:space="preserve"> 日期：</w:t>
      </w:r>
      <w:r>
        <w:rPr>
          <w:rFonts w:hint="eastAsia" w:cs="Arial"/>
          <w:snapToGrid w:val="0"/>
          <w:color w:val="000000"/>
          <w:kern w:val="0"/>
          <w:sz w:val="24"/>
        </w:rPr>
        <w:t>202</w:t>
      </w:r>
      <w:r>
        <w:rPr>
          <w:rFonts w:cs="Arial"/>
          <w:snapToGrid w:val="0"/>
          <w:color w:val="000000"/>
          <w:kern w:val="0"/>
          <w:sz w:val="24"/>
        </w:rPr>
        <w:t>5年</w:t>
      </w:r>
      <w:r>
        <w:rPr>
          <w:rFonts w:hint="eastAsia" w:cs="Arial"/>
          <w:snapToGrid w:val="0"/>
          <w:color w:val="000000"/>
          <w:kern w:val="0"/>
          <w:sz w:val="24"/>
        </w:rPr>
        <w:t xml:space="preserve">   </w:t>
      </w:r>
      <w:r>
        <w:rPr>
          <w:rFonts w:cs="Arial"/>
          <w:snapToGrid w:val="0"/>
          <w:color w:val="000000"/>
          <w:kern w:val="0"/>
          <w:sz w:val="24"/>
        </w:rPr>
        <w:t xml:space="preserve"> 月 </w:t>
      </w:r>
      <w:r>
        <w:rPr>
          <w:rFonts w:hint="eastAsia" w:cs="Arial"/>
          <w:snapToGrid w:val="0"/>
          <w:color w:val="000000"/>
          <w:kern w:val="0"/>
          <w:sz w:val="24"/>
        </w:rPr>
        <w:t xml:space="preserve">   </w:t>
      </w:r>
      <w:r>
        <w:rPr>
          <w:rFonts w:cs="Arial"/>
          <w:snapToGrid w:val="0"/>
          <w:color w:val="000000"/>
          <w:kern w:val="0"/>
          <w:sz w:val="24"/>
        </w:rPr>
        <w:t>日</w:t>
      </w:r>
    </w:p>
    <w:p w14:paraId="20359A8E">
      <w:pPr>
        <w:adjustRightInd w:val="0"/>
        <w:spacing w:line="336" w:lineRule="auto"/>
        <w:rPr>
          <w:rFonts w:ascii="Times New Roman" w:hAnsi="Times New Roman" w:eastAsia="宋体" w:cs="Times New Roman"/>
          <w:bCs/>
          <w:snapToGrid w:val="0"/>
          <w:color w:val="000000"/>
          <w:sz w:val="24"/>
          <w:szCs w:val="28"/>
        </w:rPr>
      </w:pPr>
    </w:p>
    <w:p w14:paraId="49CA5357">
      <w:pPr>
        <w:adjustRightInd w:val="0"/>
        <w:spacing w:line="336" w:lineRule="auto"/>
        <w:ind w:firstLine="480" w:firstLineChars="200"/>
        <w:rPr>
          <w:rFonts w:ascii="Times New Roman" w:hAnsi="Times New Roman" w:eastAsia="宋体" w:cs="Times New Roman"/>
          <w:bCs/>
          <w:snapToGrid w:val="0"/>
          <w:color w:val="000000"/>
          <w:sz w:val="24"/>
          <w:szCs w:val="28"/>
        </w:rPr>
      </w:pPr>
    </w:p>
    <w:p w14:paraId="4E32A762">
      <w:pPr>
        <w:adjustRightInd w:val="0"/>
        <w:spacing w:line="336" w:lineRule="auto"/>
        <w:rPr>
          <w:rFonts w:ascii="Times New Roman" w:hAnsi="Times New Roman" w:eastAsia="宋体" w:cs="Times New Roman"/>
          <w:bCs/>
          <w:snapToGrid w:val="0"/>
          <w:color w:val="000000"/>
          <w:sz w:val="24"/>
          <w:szCs w:val="28"/>
        </w:rPr>
      </w:pPr>
    </w:p>
    <w:p w14:paraId="3487EC46">
      <w:pPr>
        <w:pStyle w:val="4"/>
        <w:widowControl/>
        <w:jc w:val="both"/>
        <w:rPr>
          <w:color w:val="000000"/>
          <w:sz w:val="20"/>
          <w:szCs w:val="20"/>
        </w:rPr>
      </w:pPr>
      <w:r>
        <w:rPr>
          <w:color w:val="000000"/>
          <w:sz w:val="20"/>
          <w:szCs w:val="20"/>
        </w:rPr>
        <w:t>附件一、</w:t>
      </w:r>
    </w:p>
    <w:p w14:paraId="39B5F914">
      <w:pPr>
        <w:spacing w:line="480" w:lineRule="auto"/>
        <w:jc w:val="center"/>
        <w:rPr>
          <w:ins w:id="418" w:author="miaosiy" w:date="2025-07-31T16:08:17Z"/>
          <w:rFonts w:ascii="Times New Roman" w:hAnsi="Times New Roman" w:eastAsia="黑体"/>
          <w:b/>
          <w:sz w:val="32"/>
          <w:szCs w:val="32"/>
        </w:rPr>
      </w:pPr>
      <w:ins w:id="419" w:author="miaosiy" w:date="2025-07-31T16:08:17Z">
        <w:r>
          <w:rPr>
            <w:rFonts w:ascii="Times New Roman" w:hAnsi="Times New Roman" w:eastAsia="黑体"/>
            <w:b/>
            <w:sz w:val="32"/>
            <w:szCs w:val="32"/>
          </w:rPr>
          <w:t>信息安全责任承诺书</w:t>
        </w:r>
      </w:ins>
    </w:p>
    <w:p w14:paraId="457B0565">
      <w:pPr>
        <w:rPr>
          <w:ins w:id="420" w:author="miaosiy" w:date="2025-07-31T16:08:17Z"/>
          <w:rFonts w:ascii="Times New Roman" w:hAnsi="Times New Roman"/>
          <w:sz w:val="24"/>
          <w:szCs w:val="24"/>
        </w:rPr>
      </w:pPr>
      <w:ins w:id="421" w:author="miaosiy" w:date="2025-07-31T16:08:17Z">
        <w:r>
          <w:rPr>
            <w:rFonts w:ascii="Times New Roman" w:hAnsi="Times New Roman"/>
          </w:rPr>
          <w:t xml:space="preserve">  </w:t>
        </w:r>
      </w:ins>
    </w:p>
    <w:p w14:paraId="090673DA">
      <w:pPr>
        <w:widowControl/>
        <w:spacing w:line="360" w:lineRule="auto"/>
        <w:ind w:firstLine="480" w:firstLineChars="200"/>
        <w:rPr>
          <w:ins w:id="422" w:author="miaosiy" w:date="2025-07-31T16:08:17Z"/>
          <w:rFonts w:ascii="Times New Roman" w:hAnsi="Times New Roman"/>
          <w:sz w:val="24"/>
          <w:szCs w:val="24"/>
          <w:lang w:val="zh-CN" w:eastAsia="zh-CN"/>
        </w:rPr>
      </w:pPr>
      <w:ins w:id="423" w:author="miaosiy" w:date="2025-07-31T16:08:17Z">
        <w:r>
          <w:rPr>
            <w:rFonts w:ascii="Times New Roman" w:hAnsi="Times New Roman"/>
            <w:sz w:val="24"/>
            <w:szCs w:val="24"/>
            <w:lang w:val="zh-CN" w:eastAsia="zh-CN"/>
          </w:rPr>
          <w:t>我单位对于所申请的中国移动通信集团公司（以下简称“中国移动”）的</w:t>
        </w:r>
      </w:ins>
      <w:ins w:id="424" w:author="miaosiy" w:date="2025-07-31T16:08:17Z">
        <w:r>
          <w:rPr>
            <w:rFonts w:hint="eastAsia" w:ascii="Times New Roman" w:hAnsi="Times New Roman"/>
            <w:sz w:val="24"/>
            <w:szCs w:val="24"/>
            <w:lang w:val="zh-CN"/>
          </w:rPr>
          <w:t>语音专线</w:t>
        </w:r>
      </w:ins>
      <w:ins w:id="425" w:author="miaosiy" w:date="2025-07-31T16:08:17Z">
        <w:r>
          <w:rPr>
            <w:rFonts w:hint="eastAsia" w:ascii="Times New Roman" w:hAnsi="Times New Roman"/>
            <w:sz w:val="24"/>
            <w:szCs w:val="24"/>
            <w:lang w:val="zh-CN" w:eastAsia="zh-CN"/>
          </w:rPr>
          <w:t>业务</w:t>
        </w:r>
      </w:ins>
      <w:ins w:id="426" w:author="miaosiy" w:date="2025-07-31T16:08:17Z">
        <w:r>
          <w:rPr>
            <w:rFonts w:ascii="Times New Roman" w:hAnsi="Times New Roman"/>
            <w:sz w:val="24"/>
            <w:szCs w:val="24"/>
            <w:lang w:val="zh-CN" w:eastAsia="zh-CN"/>
          </w:rPr>
          <w:t>，为确保向客户提供健康的信息服务，</w:t>
        </w:r>
      </w:ins>
      <w:ins w:id="427" w:author="miaosiy" w:date="2025-07-31T16:08:17Z">
        <w:r>
          <w:rPr>
            <w:rFonts w:ascii="Times New Roman" w:hAnsi="Times New Roman"/>
            <w:color w:val="000000"/>
            <w:kern w:val="0"/>
            <w:sz w:val="24"/>
            <w:szCs w:val="24"/>
            <w:lang w:val="zh-CN" w:eastAsia="zh-CN"/>
          </w:rPr>
          <w:t>明确企业主体责任和法律责任，</w:t>
        </w:r>
      </w:ins>
      <w:ins w:id="428" w:author="miaosiy" w:date="2025-07-31T16:08:17Z">
        <w:r>
          <w:rPr>
            <w:rFonts w:ascii="Times New Roman" w:hAnsi="Times New Roman"/>
            <w:sz w:val="24"/>
            <w:szCs w:val="24"/>
            <w:lang w:val="zh-CN" w:eastAsia="zh-CN"/>
          </w:rPr>
          <w:t xml:space="preserve">向中国移动郑重承诺如下：  </w:t>
        </w:r>
      </w:ins>
    </w:p>
    <w:p w14:paraId="4D36256C">
      <w:pPr>
        <w:widowControl/>
        <w:spacing w:line="360" w:lineRule="auto"/>
        <w:ind w:firstLine="539"/>
        <w:rPr>
          <w:ins w:id="429" w:author="miaosiy" w:date="2025-07-31T16:08:17Z"/>
          <w:rFonts w:ascii="Times New Roman" w:hAnsi="Times New Roman"/>
          <w:sz w:val="24"/>
          <w:szCs w:val="24"/>
          <w:lang w:val="zh-CN" w:eastAsia="zh-CN"/>
        </w:rPr>
      </w:pPr>
      <w:ins w:id="430" w:author="miaosiy" w:date="2025-07-31T16:08:17Z">
        <w:r>
          <w:rPr>
            <w:rFonts w:ascii="Times New Roman" w:hAnsi="Times New Roman"/>
            <w:sz w:val="24"/>
            <w:szCs w:val="24"/>
            <w:lang w:val="zh-CN" w:eastAsia="zh-CN"/>
          </w:rPr>
          <w:t>一、遵守国家有关法律、行政法规、行政规章和中国移动的有关规定，严格执行信息安全管理规定。</w:t>
        </w:r>
      </w:ins>
    </w:p>
    <w:p w14:paraId="6CD80865">
      <w:pPr>
        <w:widowControl/>
        <w:spacing w:line="360" w:lineRule="auto"/>
        <w:ind w:firstLine="539"/>
        <w:rPr>
          <w:ins w:id="431" w:author="miaosiy" w:date="2025-07-31T16:08:17Z"/>
          <w:rFonts w:ascii="Times New Roman" w:hAnsi="Times New Roman"/>
          <w:sz w:val="24"/>
          <w:szCs w:val="24"/>
          <w:lang w:val="zh-CN" w:eastAsia="zh-CN"/>
        </w:rPr>
      </w:pPr>
      <w:ins w:id="432" w:author="miaosiy" w:date="2025-07-31T16:08:17Z">
        <w:r>
          <w:rPr>
            <w:rFonts w:ascii="Times New Roman" w:hAnsi="Times New Roman"/>
            <w:sz w:val="24"/>
            <w:szCs w:val="24"/>
            <w:lang w:val="zh-CN" w:eastAsia="zh-CN"/>
          </w:rPr>
          <w:t>二、不利用在中国移动接入的业务网站/平台，违规制作、复制、发布、传播任何含有下列内容之一的信息：</w:t>
        </w:r>
      </w:ins>
    </w:p>
    <w:p w14:paraId="1EF5D0FF">
      <w:pPr>
        <w:widowControl/>
        <w:spacing w:line="360" w:lineRule="auto"/>
        <w:ind w:firstLine="539"/>
        <w:rPr>
          <w:ins w:id="433" w:author="miaosiy" w:date="2025-07-31T16:08:17Z"/>
          <w:rFonts w:ascii="Times New Roman" w:hAnsi="Times New Roman"/>
          <w:sz w:val="24"/>
          <w:szCs w:val="24"/>
          <w:lang w:val="zh-CN" w:eastAsia="zh-CN"/>
        </w:rPr>
      </w:pPr>
      <w:ins w:id="434" w:author="miaosiy" w:date="2025-07-31T16:08:17Z">
        <w:r>
          <w:rPr>
            <w:rFonts w:ascii="Times New Roman" w:hAnsi="Times New Roman"/>
            <w:sz w:val="24"/>
            <w:szCs w:val="24"/>
            <w:lang w:val="zh-CN" w:eastAsia="zh-CN"/>
          </w:rPr>
          <w:t>1、危害国家统一、主权和领土完整的；</w:t>
        </w:r>
      </w:ins>
    </w:p>
    <w:p w14:paraId="57280F96">
      <w:pPr>
        <w:widowControl/>
        <w:spacing w:line="360" w:lineRule="auto"/>
        <w:ind w:firstLine="539"/>
        <w:rPr>
          <w:ins w:id="435" w:author="miaosiy" w:date="2025-07-31T16:08:17Z"/>
          <w:rFonts w:ascii="Times New Roman" w:hAnsi="Times New Roman"/>
          <w:sz w:val="24"/>
          <w:szCs w:val="24"/>
          <w:lang w:val="zh-CN" w:eastAsia="zh-CN"/>
        </w:rPr>
      </w:pPr>
      <w:ins w:id="436" w:author="miaosiy" w:date="2025-07-31T16:08:17Z">
        <w:r>
          <w:rPr>
            <w:rFonts w:ascii="Times New Roman" w:hAnsi="Times New Roman"/>
            <w:sz w:val="24"/>
            <w:szCs w:val="24"/>
            <w:lang w:val="zh-CN" w:eastAsia="zh-CN"/>
          </w:rPr>
          <w:t>2、泄露国家秘密、危害国家安全或者损害国家荣誉和利益的；</w:t>
        </w:r>
      </w:ins>
    </w:p>
    <w:p w14:paraId="2CF0F475">
      <w:pPr>
        <w:widowControl/>
        <w:spacing w:line="360" w:lineRule="auto"/>
        <w:ind w:firstLine="539"/>
        <w:rPr>
          <w:ins w:id="437" w:author="miaosiy" w:date="2025-07-31T16:08:17Z"/>
          <w:rFonts w:ascii="Times New Roman" w:hAnsi="Times New Roman"/>
          <w:sz w:val="24"/>
          <w:szCs w:val="24"/>
          <w:lang w:val="zh-CN" w:eastAsia="zh-CN"/>
        </w:rPr>
      </w:pPr>
      <w:ins w:id="438" w:author="miaosiy" w:date="2025-07-31T16:08:17Z">
        <w:r>
          <w:rPr>
            <w:rFonts w:ascii="Times New Roman" w:hAnsi="Times New Roman"/>
            <w:sz w:val="24"/>
            <w:szCs w:val="24"/>
            <w:lang w:val="zh-CN" w:eastAsia="zh-CN"/>
          </w:rPr>
          <w:t>3、煽动民族仇恨、民族歧视，破坏民族团结，或者侵害民族风俗、习惯的；</w:t>
        </w:r>
      </w:ins>
    </w:p>
    <w:p w14:paraId="1C1C0D98">
      <w:pPr>
        <w:widowControl/>
        <w:spacing w:line="360" w:lineRule="auto"/>
        <w:ind w:firstLine="539"/>
        <w:rPr>
          <w:ins w:id="439" w:author="miaosiy" w:date="2025-07-31T16:08:17Z"/>
          <w:rFonts w:ascii="Times New Roman" w:hAnsi="Times New Roman"/>
          <w:sz w:val="24"/>
          <w:szCs w:val="24"/>
          <w:lang w:val="zh-CN" w:eastAsia="zh-CN"/>
        </w:rPr>
      </w:pPr>
      <w:ins w:id="440" w:author="miaosiy" w:date="2025-07-31T16:08:17Z">
        <w:r>
          <w:rPr>
            <w:rFonts w:ascii="Times New Roman" w:hAnsi="Times New Roman"/>
            <w:sz w:val="24"/>
            <w:szCs w:val="24"/>
            <w:lang w:val="zh-CN" w:eastAsia="zh-CN"/>
          </w:rPr>
          <w:t>4、宣扬邪教、迷信、宗教极端思想的；</w:t>
        </w:r>
      </w:ins>
    </w:p>
    <w:p w14:paraId="1680F7C0">
      <w:pPr>
        <w:widowControl/>
        <w:spacing w:line="360" w:lineRule="auto"/>
        <w:ind w:firstLine="539"/>
        <w:rPr>
          <w:ins w:id="441" w:author="miaosiy" w:date="2025-07-31T16:08:17Z"/>
          <w:rFonts w:ascii="Times New Roman" w:hAnsi="Times New Roman"/>
          <w:sz w:val="24"/>
          <w:szCs w:val="24"/>
          <w:lang w:val="zh-CN" w:eastAsia="zh-CN"/>
        </w:rPr>
      </w:pPr>
      <w:ins w:id="442" w:author="miaosiy" w:date="2025-07-31T16:08:17Z">
        <w:r>
          <w:rPr>
            <w:rFonts w:ascii="Times New Roman" w:hAnsi="Times New Roman"/>
            <w:sz w:val="24"/>
            <w:szCs w:val="24"/>
            <w:lang w:val="zh-CN" w:eastAsia="zh-CN"/>
          </w:rPr>
          <w:t>5、散布谣言、</w:t>
        </w:r>
      </w:ins>
      <w:ins w:id="443" w:author="miaosiy" w:date="2025-07-31T16:08:17Z">
        <w:r>
          <w:rPr>
            <w:rFonts w:ascii="Times New Roman" w:hAnsi="Times New Roman"/>
            <w:bCs/>
            <w:color w:val="000000"/>
            <w:kern w:val="0"/>
            <w:sz w:val="24"/>
            <w:szCs w:val="24"/>
            <w:lang w:val="zh-CN" w:eastAsia="zh-CN"/>
          </w:rPr>
          <w:t>涉暴恐音视频</w:t>
        </w:r>
      </w:ins>
      <w:ins w:id="444" w:author="miaosiy" w:date="2025-07-31T16:08:17Z">
        <w:r>
          <w:rPr>
            <w:rFonts w:ascii="Times New Roman" w:hAnsi="Times New Roman"/>
            <w:sz w:val="24"/>
            <w:szCs w:val="24"/>
            <w:lang w:val="zh-CN" w:eastAsia="zh-CN"/>
          </w:rPr>
          <w:t>，扰乱社会秩序，破坏社会稳定的；</w:t>
        </w:r>
      </w:ins>
    </w:p>
    <w:p w14:paraId="7F9FB21D">
      <w:pPr>
        <w:widowControl/>
        <w:spacing w:line="360" w:lineRule="auto"/>
        <w:ind w:firstLine="539"/>
        <w:rPr>
          <w:ins w:id="445" w:author="miaosiy" w:date="2025-07-31T16:08:17Z"/>
          <w:rFonts w:ascii="Times New Roman" w:hAnsi="Times New Roman"/>
          <w:sz w:val="24"/>
          <w:szCs w:val="24"/>
          <w:lang w:val="zh-CN" w:eastAsia="zh-CN"/>
        </w:rPr>
      </w:pPr>
      <w:ins w:id="446" w:author="miaosiy" w:date="2025-07-31T16:08:17Z">
        <w:r>
          <w:rPr>
            <w:rFonts w:ascii="Times New Roman" w:hAnsi="Times New Roman"/>
            <w:sz w:val="24"/>
            <w:szCs w:val="24"/>
            <w:lang w:val="zh-CN" w:eastAsia="zh-CN"/>
          </w:rPr>
          <w:t>6、宣扬淫秽、赌博、暴力或者传授暴恐犯罪技能等教唆犯罪的；</w:t>
        </w:r>
      </w:ins>
    </w:p>
    <w:p w14:paraId="597899D5">
      <w:pPr>
        <w:widowControl/>
        <w:spacing w:line="360" w:lineRule="auto"/>
        <w:ind w:firstLine="539"/>
        <w:rPr>
          <w:ins w:id="447" w:author="miaosiy" w:date="2025-07-31T16:08:17Z"/>
          <w:rFonts w:ascii="Times New Roman" w:hAnsi="Times New Roman"/>
          <w:sz w:val="24"/>
          <w:szCs w:val="24"/>
          <w:lang w:val="zh-CN" w:eastAsia="zh-CN"/>
        </w:rPr>
      </w:pPr>
      <w:ins w:id="448" w:author="miaosiy" w:date="2025-07-31T16:08:17Z">
        <w:r>
          <w:rPr>
            <w:rFonts w:ascii="Times New Roman" w:hAnsi="Times New Roman"/>
            <w:sz w:val="24"/>
            <w:szCs w:val="24"/>
            <w:lang w:val="zh-CN" w:eastAsia="zh-CN"/>
          </w:rPr>
          <w:t>7、攻击党和政府，侮辱或者诽谤他人，侵害他人合法权益的；</w:t>
        </w:r>
      </w:ins>
    </w:p>
    <w:p w14:paraId="5CEBFE9A">
      <w:pPr>
        <w:widowControl/>
        <w:spacing w:line="360" w:lineRule="auto"/>
        <w:ind w:firstLine="539"/>
        <w:rPr>
          <w:ins w:id="449" w:author="miaosiy" w:date="2025-07-31T16:08:17Z"/>
          <w:rFonts w:ascii="Times New Roman" w:hAnsi="Times New Roman"/>
          <w:sz w:val="24"/>
          <w:szCs w:val="24"/>
          <w:lang w:val="zh-CN" w:eastAsia="zh-CN"/>
        </w:rPr>
      </w:pPr>
      <w:ins w:id="450" w:author="miaosiy" w:date="2025-07-31T16:08:17Z">
        <w:r>
          <w:rPr>
            <w:rFonts w:ascii="Times New Roman" w:hAnsi="Times New Roman"/>
            <w:sz w:val="24"/>
            <w:szCs w:val="24"/>
            <w:lang w:val="zh-CN" w:eastAsia="zh-CN"/>
          </w:rPr>
          <w:t>8、危害社会公德或者民族优秀文化传统的；</w:t>
        </w:r>
      </w:ins>
    </w:p>
    <w:p w14:paraId="3E4E24D4">
      <w:pPr>
        <w:widowControl/>
        <w:spacing w:line="360" w:lineRule="auto"/>
        <w:ind w:firstLine="539"/>
        <w:rPr>
          <w:ins w:id="451" w:author="miaosiy" w:date="2025-07-31T16:08:17Z"/>
          <w:rFonts w:ascii="Times New Roman" w:hAnsi="Times New Roman"/>
          <w:sz w:val="24"/>
          <w:szCs w:val="24"/>
          <w:lang w:val="zh-CN" w:eastAsia="zh-CN"/>
        </w:rPr>
      </w:pPr>
      <w:ins w:id="452" w:author="miaosiy" w:date="2025-07-31T16:08:17Z">
        <w:r>
          <w:rPr>
            <w:rFonts w:ascii="Times New Roman" w:hAnsi="Times New Roman"/>
            <w:sz w:val="24"/>
            <w:szCs w:val="24"/>
            <w:lang w:val="zh-CN" w:eastAsia="zh-CN"/>
          </w:rPr>
          <w:t xml:space="preserve">9、有法律、行政法规和国家规定禁止的其他内容的。  </w:t>
        </w:r>
      </w:ins>
    </w:p>
    <w:p w14:paraId="5811D837">
      <w:pPr>
        <w:widowControl/>
        <w:spacing w:line="360" w:lineRule="auto"/>
        <w:ind w:firstLine="539"/>
        <w:rPr>
          <w:ins w:id="453" w:author="miaosiy" w:date="2025-07-31T16:08:17Z"/>
          <w:rFonts w:ascii="Times New Roman" w:hAnsi="Times New Roman"/>
          <w:sz w:val="24"/>
          <w:szCs w:val="24"/>
          <w:lang w:val="zh-CN" w:eastAsia="zh-CN"/>
        </w:rPr>
      </w:pPr>
      <w:ins w:id="454" w:author="miaosiy" w:date="2025-07-31T16:08:17Z">
        <w:r>
          <w:rPr>
            <w:rFonts w:ascii="Times New Roman" w:hAnsi="Times New Roman"/>
            <w:sz w:val="24"/>
            <w:szCs w:val="24"/>
            <w:lang w:val="zh-CN" w:eastAsia="zh-CN"/>
          </w:rPr>
          <w:t>三、我单位承诺对在中国移动接入的业务网站、即时通信工具、网盘、视频等进行全面检查、逐一过滤，彻底清理涉暴恐音视频等存量有害信息，关闭传播恐怖宣传视频的注册账户，并建立清理暴恐音视频工作台账。</w:t>
        </w:r>
      </w:ins>
    </w:p>
    <w:p w14:paraId="39514207">
      <w:pPr>
        <w:widowControl/>
        <w:spacing w:line="360" w:lineRule="auto"/>
        <w:ind w:firstLine="539"/>
        <w:rPr>
          <w:ins w:id="455" w:author="miaosiy" w:date="2025-07-31T16:08:17Z"/>
          <w:rFonts w:ascii="Times New Roman" w:hAnsi="Times New Roman"/>
          <w:sz w:val="24"/>
          <w:szCs w:val="24"/>
          <w:lang w:val="zh-CN" w:eastAsia="zh-CN"/>
        </w:rPr>
      </w:pPr>
      <w:ins w:id="456" w:author="miaosiy" w:date="2025-07-31T16:08:17Z">
        <w:r>
          <w:rPr>
            <w:rFonts w:ascii="Times New Roman" w:hAnsi="Times New Roman"/>
            <w:sz w:val="24"/>
            <w:szCs w:val="24"/>
            <w:lang w:val="zh-CN" w:eastAsia="zh-CN"/>
          </w:rPr>
          <w:t>四、我单位采取必要手段加强网站/平台内容监测、审核、拦截，一经发现涉暴恐音视频等有害信息，立即清理，并及时上报国家相关部门。</w:t>
        </w:r>
      </w:ins>
    </w:p>
    <w:p w14:paraId="69AE9F68">
      <w:pPr>
        <w:widowControl/>
        <w:spacing w:line="360" w:lineRule="auto"/>
        <w:ind w:firstLine="539"/>
        <w:rPr>
          <w:ins w:id="457" w:author="miaosiy" w:date="2025-07-31T16:08:17Z"/>
          <w:rFonts w:ascii="Times New Roman" w:hAnsi="Times New Roman"/>
          <w:sz w:val="24"/>
          <w:szCs w:val="24"/>
          <w:lang w:val="zh-CN" w:eastAsia="zh-CN"/>
        </w:rPr>
      </w:pPr>
      <w:ins w:id="458" w:author="miaosiy" w:date="2025-07-31T16:08:17Z">
        <w:r>
          <w:rPr>
            <w:rFonts w:ascii="Times New Roman" w:hAnsi="Times New Roman"/>
            <w:sz w:val="24"/>
            <w:szCs w:val="24"/>
            <w:lang w:val="zh-CN" w:eastAsia="zh-CN"/>
          </w:rPr>
          <w:t>五、我单位在联网测试、试运行期间、业务正式开通以及合作业务推广过程中，遵守中国移动相关管理规定，保证所提供业务内容的安全性与稳定性，不对中国移动通信网络、相关业务平台造成危害。</w:t>
        </w:r>
      </w:ins>
    </w:p>
    <w:p w14:paraId="64A5EA7A">
      <w:pPr>
        <w:widowControl/>
        <w:spacing w:line="360" w:lineRule="auto"/>
        <w:ind w:firstLine="539"/>
        <w:rPr>
          <w:ins w:id="459" w:author="miaosiy" w:date="2025-07-31T16:08:17Z"/>
          <w:rFonts w:ascii="Times New Roman" w:hAnsi="Times New Roman"/>
          <w:sz w:val="24"/>
          <w:szCs w:val="24"/>
          <w:lang w:val="zh-CN" w:eastAsia="zh-CN"/>
        </w:rPr>
      </w:pPr>
      <w:ins w:id="460" w:author="miaosiy" w:date="2025-07-31T16:08:17Z">
        <w:r>
          <w:rPr>
            <w:rFonts w:ascii="Times New Roman" w:hAnsi="Times New Roman"/>
            <w:sz w:val="24"/>
            <w:szCs w:val="24"/>
            <w:lang w:val="zh-CN" w:eastAsia="zh-CN"/>
          </w:rPr>
          <w:t>六、我单位保证建立有效的信息安全管理制度和技术保障措施，并接受相关主管部门的管理、监督和检查，为相关主管部门提供技术支持。</w:t>
        </w:r>
      </w:ins>
    </w:p>
    <w:p w14:paraId="744394BC">
      <w:pPr>
        <w:widowControl/>
        <w:spacing w:line="360" w:lineRule="auto"/>
        <w:ind w:firstLine="539"/>
        <w:rPr>
          <w:ins w:id="461" w:author="miaosiy" w:date="2025-07-31T16:08:17Z"/>
          <w:rFonts w:ascii="Times New Roman" w:hAnsi="Times New Roman"/>
          <w:sz w:val="24"/>
          <w:szCs w:val="24"/>
          <w:lang w:val="zh-CN" w:eastAsia="zh-CN"/>
        </w:rPr>
      </w:pPr>
      <w:ins w:id="462" w:author="miaosiy" w:date="2025-07-31T16:08:17Z">
        <w:r>
          <w:rPr>
            <w:rFonts w:ascii="Times New Roman" w:hAnsi="Times New Roman"/>
            <w:sz w:val="24"/>
            <w:szCs w:val="24"/>
            <w:lang w:val="zh-CN" w:eastAsia="zh-CN"/>
          </w:rPr>
          <w:t>七、</w:t>
        </w:r>
      </w:ins>
      <w:ins w:id="463" w:author="miaosiy" w:date="2025-07-31T16:08:17Z">
        <w:r>
          <w:rPr>
            <w:rFonts w:ascii="Times New Roman" w:hAnsi="Times New Roman"/>
            <w:color w:val="000000"/>
            <w:kern w:val="0"/>
            <w:sz w:val="24"/>
            <w:szCs w:val="24"/>
            <w:lang w:val="zh-CN" w:eastAsia="zh-CN"/>
          </w:rPr>
          <w:t>我单位如出现任何违反上述承诺的情况，将依据与中国移动的合同承担违约责任，包括但不限于在不通知我单位的情况下关停业务，直至单方面终止业务合作协议，并接受有关部门的严肃处理，包括但不限于限期整改、公开曝光，追究我单位负责人法律责任等。</w:t>
        </w:r>
      </w:ins>
    </w:p>
    <w:p w14:paraId="28435578">
      <w:pPr>
        <w:widowControl/>
        <w:spacing w:line="360" w:lineRule="auto"/>
        <w:ind w:firstLine="539"/>
        <w:rPr>
          <w:ins w:id="464" w:author="miaosiy" w:date="2025-07-31T16:08:17Z"/>
          <w:rFonts w:ascii="Times New Roman" w:hAnsi="Times New Roman"/>
          <w:sz w:val="24"/>
          <w:szCs w:val="24"/>
          <w:lang w:val="zh-CN" w:eastAsia="zh-CN"/>
        </w:rPr>
      </w:pPr>
      <w:ins w:id="465" w:author="miaosiy" w:date="2025-07-31T16:08:17Z">
        <w:r>
          <w:rPr>
            <w:rFonts w:ascii="Times New Roman" w:hAnsi="Times New Roman"/>
            <w:sz w:val="24"/>
            <w:szCs w:val="24"/>
            <w:lang w:val="zh-CN" w:eastAsia="zh-CN"/>
          </w:rPr>
          <w:t>八、此承诺书经我单位签署盖章后生效，并由中国移动负责保管。</w:t>
        </w:r>
      </w:ins>
    </w:p>
    <w:p w14:paraId="55879E7C">
      <w:pPr>
        <w:widowControl/>
        <w:spacing w:line="360" w:lineRule="auto"/>
        <w:ind w:firstLine="539"/>
        <w:jc w:val="left"/>
        <w:rPr>
          <w:ins w:id="466" w:author="miaosiy" w:date="2025-07-31T16:08:17Z"/>
          <w:rFonts w:ascii="Times New Roman" w:hAnsi="Times New Roman"/>
          <w:sz w:val="24"/>
          <w:szCs w:val="24"/>
          <w:lang w:val="zh-CN" w:eastAsia="zh-CN"/>
        </w:rPr>
      </w:pPr>
      <w:ins w:id="467" w:author="miaosiy" w:date="2025-07-31T16:08:17Z">
        <w:r>
          <w:rPr>
            <w:rFonts w:ascii="Times New Roman" w:hAnsi="Times New Roman"/>
            <w:sz w:val="24"/>
            <w:szCs w:val="24"/>
            <w:lang w:val="zh-CN" w:eastAsia="zh-CN"/>
          </w:rPr>
          <w:t>特此承诺。</w:t>
        </w:r>
      </w:ins>
    </w:p>
    <w:p w14:paraId="7D7D96FC">
      <w:pPr>
        <w:spacing w:line="500" w:lineRule="exact"/>
        <w:ind w:firstLine="4320" w:firstLineChars="1800"/>
        <w:rPr>
          <w:ins w:id="469" w:author="miaosiy" w:date="2025-07-31T16:08:17Z"/>
          <w:rFonts w:ascii="Times New Roman" w:hAnsi="Times New Roman"/>
        </w:rPr>
        <w:pPrChange w:id="468" w:author="miaosiy" w:date="2025-07-31T16:08:58Z">
          <w:pPr>
            <w:spacing w:line="500" w:lineRule="exact"/>
          </w:pPr>
        </w:pPrChange>
      </w:pPr>
      <w:ins w:id="470" w:author="miaosiy" w:date="2025-07-31T16:08:50Z">
        <w:r>
          <w:rPr>
            <w:rFonts w:hint="eastAsia" w:ascii="Times New Roman" w:hAnsi="Times New Roman"/>
            <w:sz w:val="24"/>
            <w:szCs w:val="24"/>
            <w:lang w:val="zh-CN" w:eastAsia="zh-CN"/>
          </w:rPr>
          <w:t>浙江农村商业联合银行股份有限公司</w:t>
        </w:r>
      </w:ins>
    </w:p>
    <w:p w14:paraId="1F4B8492">
      <w:pPr>
        <w:pStyle w:val="4"/>
        <w:widowControl/>
        <w:ind w:firstLine="281" w:firstLineChars="100"/>
        <w:jc w:val="center"/>
        <w:rPr>
          <w:del w:id="471" w:author="miaosiy" w:date="2025-07-31T16:08:17Z"/>
          <w:sz w:val="28"/>
          <w:szCs w:val="28"/>
        </w:rPr>
      </w:pPr>
      <w:del w:id="472" w:author="miaosiy" w:date="2025-07-31T16:08:17Z">
        <w:r>
          <w:rPr>
            <w:color w:val="000000"/>
            <w:sz w:val="28"/>
            <w:szCs w:val="28"/>
          </w:rPr>
          <w:delText>信息安全责任承诺书</w:delText>
        </w:r>
      </w:del>
    </w:p>
    <w:p w14:paraId="14C8C320">
      <w:pPr>
        <w:pStyle w:val="10"/>
        <w:widowControl/>
        <w:spacing w:before="42" w:beforeAutospacing="0" w:after="42" w:afterAutospacing="0" w:line="192" w:lineRule="atLeast"/>
        <w:ind w:firstLine="480" w:firstLineChars="200"/>
        <w:rPr>
          <w:del w:id="473" w:author="miaosiy" w:date="2025-07-31T16:08:17Z"/>
          <w:sz w:val="24"/>
          <w:szCs w:val="24"/>
        </w:rPr>
      </w:pPr>
      <w:del w:id="474" w:author="miaosiy" w:date="2025-07-31T16:08:17Z">
        <w:r>
          <w:rPr>
            <w:rFonts w:hint="eastAsia" w:ascii="微软雅黑" w:hAnsi="微软雅黑" w:eastAsia="微软雅黑" w:cs="微软雅黑"/>
            <w:color w:val="000000"/>
            <w:sz w:val="24"/>
            <w:szCs w:val="24"/>
          </w:rPr>
          <w:delText>我单位对于所申请的中国移动通信集团浙江有限公司及下属各分公司（以下简称“浙江移动”）的专线业务（包括但不限于国际专线IPLC、国际以太网专线IEPL、跨境虚拟专网 MPLS- VPN IP VPN等），为确保向甲方提供健康的信息服务，明确企业主体责任和法律责任，向浙江移动郑重承诺如下：</w:delText>
        </w:r>
      </w:del>
    </w:p>
    <w:p w14:paraId="66381A6E">
      <w:pPr>
        <w:pStyle w:val="10"/>
        <w:widowControl/>
        <w:spacing w:before="42" w:beforeAutospacing="0" w:after="42" w:afterAutospacing="0" w:line="192" w:lineRule="atLeast"/>
        <w:rPr>
          <w:del w:id="475" w:author="miaosiy" w:date="2025-07-31T16:08:17Z"/>
          <w:sz w:val="24"/>
          <w:szCs w:val="24"/>
        </w:rPr>
      </w:pPr>
      <w:del w:id="476" w:author="miaosiy" w:date="2025-07-31T16:08:17Z">
        <w:r>
          <w:rPr>
            <w:rFonts w:hint="eastAsia" w:ascii="微软雅黑" w:hAnsi="微软雅黑" w:eastAsia="微软雅黑" w:cs="微软雅黑"/>
            <w:color w:val="000000"/>
            <w:sz w:val="24"/>
            <w:szCs w:val="24"/>
          </w:rPr>
          <w:delText>一、遵守国家有关法律、行政法规、行政规章和浙江移动的有关规定，严格执行信息安全管理规定。有责任和义务积极配合浙江移动查找、清除非法网络行为，直至处理完毕。</w:delText>
        </w:r>
      </w:del>
    </w:p>
    <w:p w14:paraId="452EDC6D">
      <w:pPr>
        <w:pStyle w:val="10"/>
        <w:widowControl/>
        <w:spacing w:before="42" w:beforeAutospacing="0" w:after="42" w:afterAutospacing="0" w:line="192" w:lineRule="atLeast"/>
        <w:rPr>
          <w:del w:id="477" w:author="miaosiy" w:date="2025-07-31T16:08:17Z"/>
          <w:sz w:val="24"/>
          <w:szCs w:val="24"/>
        </w:rPr>
      </w:pPr>
      <w:del w:id="478" w:author="miaosiy" w:date="2025-07-31T16:08:17Z">
        <w:r>
          <w:rPr>
            <w:rFonts w:hint="eastAsia" w:ascii="微软雅黑" w:hAnsi="微软雅黑" w:eastAsia="微软雅黑" w:cs="微软雅黑"/>
            <w:color w:val="000000"/>
            <w:sz w:val="24"/>
            <w:szCs w:val="24"/>
          </w:rPr>
          <w:delText>二、</w:delText>
        </w:r>
      </w:del>
      <w:del w:id="479" w:author="miaosiy" w:date="2025-07-31T16:08:17Z">
        <w:r>
          <w:rPr>
            <w:rFonts w:hint="eastAsia" w:ascii="微软雅黑" w:hAnsi="微软雅黑" w:eastAsia="微软雅黑" w:cs="微软雅黑"/>
            <w:color w:val="000000"/>
            <w:sz w:val="24"/>
            <w:szCs w:val="24"/>
            <w:highlight w:val="none"/>
            <w:rPrChange w:id="480" w:author="余兆传" w:date="2025-07-31T10:05:45Z">
              <w:rPr>
                <w:rFonts w:hint="eastAsia" w:ascii="微软雅黑" w:hAnsi="微软雅黑" w:eastAsia="微软雅黑" w:cs="微软雅黑"/>
                <w:color w:val="000000"/>
                <w:sz w:val="24"/>
                <w:szCs w:val="24"/>
              </w:rPr>
            </w:rPrChange>
          </w:rPr>
          <w:delText>本单位承诺规范使用浙江移动提供的</w:delText>
        </w:r>
      </w:del>
      <w:ins w:id="481" w:author="余兆传" w:date="2025-07-31T10:06:08Z">
        <w:del w:id="482" w:author="miaosiy" w:date="2025-07-31T16:08:17Z">
          <w:r>
            <w:rPr>
              <w:rFonts w:hint="eastAsia" w:ascii="微软雅黑" w:hAnsi="微软雅黑" w:eastAsia="微软雅黑" w:cs="微软雅黑"/>
              <w:color w:val="000000"/>
              <w:sz w:val="24"/>
              <w:szCs w:val="24"/>
              <w:highlight w:val="none"/>
              <w:lang w:val="en-US" w:eastAsia="zh-CN"/>
            </w:rPr>
            <w:delText>集团</w:delText>
          </w:r>
        </w:del>
      </w:ins>
      <w:del w:id="483" w:author="miaosiy" w:date="2025-07-31T16:08:17Z">
        <w:r>
          <w:rPr>
            <w:rFonts w:hint="default" w:ascii="微软雅黑" w:hAnsi="微软雅黑" w:eastAsia="微软雅黑" w:cs="微软雅黑"/>
            <w:color w:val="000000"/>
            <w:sz w:val="24"/>
            <w:szCs w:val="24"/>
            <w:highlight w:val="none"/>
            <w:rPrChange w:id="484" w:author="余兆传" w:date="2025-07-31T10:05:45Z">
              <w:rPr>
                <w:rFonts w:hint="eastAsia" w:ascii="微软雅黑" w:hAnsi="微软雅黑" w:eastAsia="微软雅黑" w:cs="微软雅黑"/>
                <w:color w:val="000000"/>
                <w:sz w:val="24"/>
                <w:szCs w:val="24"/>
              </w:rPr>
            </w:rPrChange>
          </w:rPr>
          <w:delText>专线</w:delText>
        </w:r>
      </w:del>
      <w:ins w:id="485" w:author="余兆传" w:date="2025-07-31T10:06:04Z">
        <w:del w:id="486" w:author="miaosiy" w:date="2025-07-31T16:08:17Z">
          <w:r>
            <w:rPr>
              <w:rFonts w:hint="eastAsia" w:ascii="微软雅黑" w:hAnsi="微软雅黑" w:eastAsia="微软雅黑" w:cs="微软雅黑"/>
              <w:color w:val="000000"/>
              <w:sz w:val="24"/>
              <w:szCs w:val="24"/>
              <w:highlight w:val="none"/>
              <w:lang w:val="en-US" w:eastAsia="zh-CN"/>
            </w:rPr>
            <w:delText>固话</w:delText>
          </w:r>
        </w:del>
      </w:ins>
      <w:del w:id="487" w:author="miaosiy" w:date="2025-07-31T16:08:17Z">
        <w:r>
          <w:rPr>
            <w:rFonts w:hint="eastAsia" w:ascii="微软雅黑" w:hAnsi="微软雅黑" w:eastAsia="微软雅黑" w:cs="微软雅黑"/>
            <w:color w:val="000000"/>
            <w:sz w:val="24"/>
            <w:szCs w:val="24"/>
            <w:highlight w:val="none"/>
            <w:rPrChange w:id="488" w:author="余兆传" w:date="2025-07-31T10:05:45Z">
              <w:rPr>
                <w:rFonts w:hint="eastAsia" w:ascii="微软雅黑" w:hAnsi="微软雅黑" w:eastAsia="微软雅黑" w:cs="微软雅黑"/>
                <w:color w:val="000000"/>
                <w:sz w:val="24"/>
                <w:szCs w:val="24"/>
              </w:rPr>
            </w:rPrChange>
          </w:rPr>
          <w:delText>业务，使用用途为</w:delText>
        </w:r>
      </w:del>
      <w:del w:id="489" w:author="miaosiy" w:date="2025-07-31T16:08:17Z">
        <w:r>
          <w:rPr>
            <w:rFonts w:hint="default" w:ascii="微软雅黑" w:hAnsi="微软雅黑" w:eastAsia="微软雅黑" w:cs="微软雅黑"/>
            <w:color w:val="000000"/>
            <w:sz w:val="24"/>
            <w:szCs w:val="24"/>
            <w:highlight w:val="none"/>
            <w:rPrChange w:id="490" w:author="余兆传" w:date="2025-07-31T10:05:45Z">
              <w:rPr>
                <w:rFonts w:hint="eastAsia" w:ascii="微软雅黑" w:hAnsi="微软雅黑" w:eastAsia="微软雅黑" w:cs="微软雅黑"/>
                <w:color w:val="000000"/>
                <w:sz w:val="24"/>
                <w:szCs w:val="24"/>
              </w:rPr>
            </w:rPrChange>
          </w:rPr>
          <w:delText xml:space="preserve"> </w:delText>
        </w:r>
      </w:del>
      <w:ins w:id="491" w:author="余兆传" w:date="2025-07-31T10:06:21Z">
        <w:del w:id="492" w:author="miaosiy" w:date="2025-07-31T16:08:17Z">
          <w:r>
            <w:rPr>
              <w:rFonts w:hint="eastAsia" w:ascii="微软雅黑" w:hAnsi="微软雅黑" w:eastAsia="微软雅黑" w:cs="微软雅黑"/>
              <w:color w:val="000000"/>
              <w:sz w:val="24"/>
              <w:szCs w:val="24"/>
              <w:highlight w:val="none"/>
              <w:lang w:val="en-US" w:eastAsia="zh-CN"/>
            </w:rPr>
            <w:delText>办公</w:delText>
          </w:r>
        </w:del>
      </w:ins>
      <w:del w:id="493" w:author="miaosiy" w:date="2025-07-31T16:08:17Z">
        <w:r>
          <w:rPr>
            <w:rFonts w:hint="eastAsia" w:ascii="微软雅黑" w:hAnsi="微软雅黑" w:eastAsia="微软雅黑" w:cs="微软雅黑"/>
            <w:color w:val="000000"/>
            <w:sz w:val="24"/>
            <w:szCs w:val="24"/>
            <w:highlight w:val="none"/>
            <w:rPrChange w:id="494" w:author="余兆传" w:date="2025-07-31T10:05:45Z">
              <w:rPr>
                <w:rFonts w:hint="eastAsia" w:ascii="微软雅黑" w:hAnsi="微软雅黑" w:eastAsia="微软雅黑" w:cs="微软雅黑"/>
                <w:color w:val="000000"/>
                <w:sz w:val="24"/>
                <w:szCs w:val="24"/>
              </w:rPr>
            </w:rPrChange>
          </w:rPr>
          <w:delText>，专线最终接入设备（设备厂家、型号等）</w:delText>
        </w:r>
      </w:del>
      <w:ins w:id="495" w:author="余兆传" w:date="2025-07-31T10:06:40Z">
        <w:del w:id="496" w:author="miaosiy" w:date="2025-07-31T16:08:17Z">
          <w:r>
            <w:rPr>
              <w:rFonts w:hint="default" w:ascii="微软雅黑" w:hAnsi="微软雅黑" w:eastAsia="微软雅黑" w:cs="微软雅黑"/>
              <w:color w:val="000000"/>
              <w:sz w:val="24"/>
              <w:szCs w:val="24"/>
              <w:highlight w:val="none"/>
              <w:lang w:val="en-US" w:eastAsia="zh-CN"/>
            </w:rPr>
            <w:delText>I</w:delText>
          </w:r>
        </w:del>
      </w:ins>
      <w:ins w:id="497" w:author="余兆传" w:date="2025-07-31T10:06:41Z">
        <w:del w:id="498" w:author="miaosiy" w:date="2025-07-31T16:08:17Z">
          <w:r>
            <w:rPr>
              <w:rFonts w:hint="default" w:ascii="微软雅黑" w:hAnsi="微软雅黑" w:eastAsia="微软雅黑" w:cs="微软雅黑"/>
              <w:color w:val="000000"/>
              <w:sz w:val="24"/>
              <w:szCs w:val="24"/>
              <w:highlight w:val="none"/>
              <w:lang w:val="en-US" w:eastAsia="zh-CN"/>
            </w:rPr>
            <w:delText>P-</w:delText>
          </w:r>
        </w:del>
      </w:ins>
      <w:ins w:id="499" w:author="余兆传" w:date="2025-07-31T10:06:42Z">
        <w:del w:id="500" w:author="miaosiy" w:date="2025-07-31T16:08:17Z">
          <w:r>
            <w:rPr>
              <w:rFonts w:hint="default" w:ascii="微软雅黑" w:hAnsi="微软雅黑" w:eastAsia="微软雅黑" w:cs="微软雅黑"/>
              <w:color w:val="000000"/>
              <w:sz w:val="24"/>
              <w:szCs w:val="24"/>
              <w:highlight w:val="none"/>
              <w:lang w:val="en-US" w:eastAsia="zh-CN"/>
            </w:rPr>
            <w:delText>PB</w:delText>
          </w:r>
        </w:del>
      </w:ins>
      <w:ins w:id="501" w:author="余兆传" w:date="2025-07-31T10:06:43Z">
        <w:del w:id="502" w:author="miaosiy" w:date="2025-07-31T16:08:17Z">
          <w:r>
            <w:rPr>
              <w:rFonts w:hint="default" w:ascii="微软雅黑" w:hAnsi="微软雅黑" w:eastAsia="微软雅黑" w:cs="微软雅黑"/>
              <w:color w:val="000000"/>
              <w:sz w:val="24"/>
              <w:szCs w:val="24"/>
              <w:highlight w:val="none"/>
              <w:lang w:val="en-US" w:eastAsia="zh-CN"/>
            </w:rPr>
            <w:delText>X</w:delText>
          </w:r>
        </w:del>
      </w:ins>
      <w:ins w:id="503" w:author="余兆传" w:date="2025-07-31T10:06:35Z">
        <w:del w:id="504" w:author="miaosiy" w:date="2025-07-31T16:08:17Z">
          <w:r>
            <w:rPr>
              <w:rFonts w:hint="eastAsia" w:ascii="微软雅黑" w:hAnsi="微软雅黑" w:eastAsia="微软雅黑" w:cs="微软雅黑"/>
              <w:color w:val="000000"/>
              <w:sz w:val="24"/>
              <w:szCs w:val="24"/>
              <w:highlight w:val="none"/>
              <w:lang w:val="en-US" w:eastAsia="zh-CN"/>
            </w:rPr>
            <w:delText>相关</w:delText>
          </w:r>
        </w:del>
      </w:ins>
      <w:ins w:id="505" w:author="余兆传" w:date="2025-07-31T10:06:36Z">
        <w:del w:id="506" w:author="miaosiy" w:date="2025-07-31T16:08:17Z">
          <w:r>
            <w:rPr>
              <w:rFonts w:hint="eastAsia" w:ascii="微软雅黑" w:hAnsi="微软雅黑" w:eastAsia="微软雅黑" w:cs="微软雅黑"/>
              <w:color w:val="000000"/>
              <w:sz w:val="24"/>
              <w:szCs w:val="24"/>
              <w:highlight w:val="none"/>
              <w:lang w:val="en-US" w:eastAsia="zh-CN"/>
            </w:rPr>
            <w:delText>设备</w:delText>
          </w:r>
        </w:del>
      </w:ins>
      <w:del w:id="507" w:author="miaosiy" w:date="2025-07-31T16:08:17Z">
        <w:r>
          <w:rPr>
            <w:rFonts w:hint="eastAsia" w:ascii="微软雅黑" w:hAnsi="微软雅黑" w:eastAsia="微软雅黑" w:cs="微软雅黑"/>
            <w:color w:val="000000"/>
            <w:sz w:val="24"/>
            <w:szCs w:val="24"/>
            <w:highlight w:val="none"/>
            <w:rPrChange w:id="508" w:author="余兆传" w:date="2025-07-31T10:05:45Z">
              <w:rPr>
                <w:rFonts w:hint="eastAsia" w:ascii="微软雅黑" w:hAnsi="微软雅黑" w:eastAsia="微软雅黑" w:cs="微软雅黑"/>
                <w:color w:val="000000"/>
                <w:sz w:val="24"/>
                <w:szCs w:val="24"/>
              </w:rPr>
            </w:rPrChange>
          </w:rPr>
          <w:delText xml:space="preserve"> ，设备归属于</w:delText>
        </w:r>
      </w:del>
      <w:ins w:id="509" w:author="余兆传" w:date="2025-07-31T10:06:49Z">
        <w:del w:id="510" w:author="miaosiy" w:date="2025-07-31T16:08:17Z">
          <w:r>
            <w:rPr>
              <w:rFonts w:hint="eastAsia" w:ascii="微软雅黑" w:hAnsi="微软雅黑" w:eastAsia="微软雅黑" w:cs="微软雅黑"/>
              <w:color w:val="000000"/>
              <w:sz w:val="24"/>
              <w:szCs w:val="24"/>
              <w:highlight w:val="none"/>
              <w:lang w:val="en-US" w:eastAsia="zh-CN"/>
            </w:rPr>
            <w:delText>乙方</w:delText>
          </w:r>
        </w:del>
      </w:ins>
      <w:del w:id="511" w:author="miaosiy" w:date="2025-07-31T16:08:17Z">
        <w:r>
          <w:rPr>
            <w:rFonts w:hint="eastAsia" w:ascii="微软雅黑" w:hAnsi="微软雅黑" w:eastAsia="微软雅黑" w:cs="微软雅黑"/>
            <w:color w:val="000000"/>
            <w:sz w:val="24"/>
            <w:szCs w:val="24"/>
            <w:highlight w:val="none"/>
            <w:rPrChange w:id="512" w:author="余兆传" w:date="2025-07-31T10:05:45Z">
              <w:rPr>
                <w:rFonts w:hint="eastAsia" w:ascii="微软雅黑" w:hAnsi="微软雅黑" w:eastAsia="微软雅黑" w:cs="微软雅黑"/>
                <w:color w:val="000000"/>
                <w:sz w:val="24"/>
                <w:szCs w:val="24"/>
              </w:rPr>
            </w:rPrChange>
          </w:rPr>
          <w:delText xml:space="preserve"> 。</w:delText>
        </w:r>
      </w:del>
      <w:del w:id="513" w:author="miaosiy" w:date="2025-07-31T16:08:17Z">
        <w:r>
          <w:rPr>
            <w:rFonts w:hint="eastAsia" w:ascii="微软雅黑" w:hAnsi="微软雅黑" w:eastAsia="微软雅黑" w:cs="微软雅黑"/>
            <w:color w:val="000000"/>
            <w:sz w:val="24"/>
            <w:szCs w:val="24"/>
            <w:highlight w:val="none"/>
            <w:rPrChange w:id="514" w:author="余兆传" w:date="2025-07-31T10:05:45Z">
              <w:rPr>
                <w:rFonts w:hint="eastAsia" w:ascii="微软雅黑" w:hAnsi="微软雅黑" w:eastAsia="微软雅黑" w:cs="微软雅黑"/>
                <w:color w:val="000000"/>
                <w:sz w:val="24"/>
                <w:szCs w:val="24"/>
              </w:rPr>
            </w:rPrChange>
          </w:rPr>
          <w:delText>该</w:delText>
        </w:r>
      </w:del>
      <w:del w:id="515" w:author="miaosiy" w:date="2025-07-31T16:08:17Z">
        <w:r>
          <w:rPr>
            <w:rFonts w:hint="eastAsia" w:ascii="微软雅黑" w:hAnsi="微软雅黑" w:eastAsia="微软雅黑" w:cs="微软雅黑"/>
            <w:color w:val="000000"/>
            <w:sz w:val="24"/>
            <w:szCs w:val="24"/>
          </w:rPr>
          <w:delText>专线仅限于甲方内部办公使用，不得用于连接境内外数据中心或业务平台开展电信业务经营活动，不违规经营，不转租转售。如有转租转售等违规行为，浙江移动有权单方终止与本单位的专线租用合同，而不必承担责任，由此给浙江移动造成任何损失的，本单位承担赔偿责任。</w:delText>
        </w:r>
      </w:del>
    </w:p>
    <w:p w14:paraId="17829B3A">
      <w:pPr>
        <w:pStyle w:val="10"/>
        <w:widowControl/>
        <w:spacing w:before="42" w:beforeAutospacing="0" w:after="42" w:afterAutospacing="0" w:line="192" w:lineRule="atLeast"/>
        <w:rPr>
          <w:del w:id="516" w:author="miaosiy" w:date="2025-07-31T16:08:17Z"/>
          <w:sz w:val="24"/>
          <w:szCs w:val="24"/>
        </w:rPr>
      </w:pPr>
      <w:del w:id="517" w:author="miaosiy" w:date="2025-07-31T16:08:17Z">
        <w:r>
          <w:rPr>
            <w:rFonts w:hint="eastAsia" w:ascii="微软雅黑" w:hAnsi="微软雅黑" w:eastAsia="微软雅黑" w:cs="微软雅黑"/>
            <w:color w:val="000000"/>
            <w:sz w:val="24"/>
            <w:szCs w:val="24"/>
          </w:rPr>
          <w:delText>三、不利用在浙江移动接入专线业务，违规制作、发布、传播任何含有下列内容之一的信息：</w:delText>
        </w:r>
      </w:del>
      <w:del w:id="518" w:author="miaosiy" w:date="2025-07-31T16:08:17Z">
        <w:r>
          <w:rPr>
            <w:rFonts w:hint="eastAsia" w:ascii="微软雅黑" w:hAnsi="微软雅黑" w:eastAsia="微软雅黑" w:cs="微软雅黑"/>
            <w:color w:val="000000"/>
            <w:sz w:val="24"/>
            <w:szCs w:val="24"/>
          </w:rPr>
          <w:br w:type="textWrapping"/>
        </w:r>
      </w:del>
      <w:del w:id="519" w:author="miaosiy" w:date="2025-07-31T16:08:17Z">
        <w:r>
          <w:rPr>
            <w:rFonts w:hint="eastAsia" w:ascii="微软雅黑" w:hAnsi="微软雅黑" w:eastAsia="微软雅黑" w:cs="微软雅黑"/>
            <w:color w:val="000000"/>
            <w:sz w:val="24"/>
            <w:szCs w:val="24"/>
          </w:rPr>
          <w:delText>1、危害国家统一、主权和领土完整的；</w:delText>
        </w:r>
      </w:del>
      <w:del w:id="520" w:author="miaosiy" w:date="2025-07-31T16:08:17Z">
        <w:r>
          <w:rPr>
            <w:rFonts w:hint="eastAsia" w:ascii="微软雅黑" w:hAnsi="微软雅黑" w:eastAsia="微软雅黑" w:cs="微软雅黑"/>
            <w:color w:val="000000"/>
            <w:sz w:val="24"/>
            <w:szCs w:val="24"/>
          </w:rPr>
          <w:br w:type="textWrapping"/>
        </w:r>
      </w:del>
      <w:del w:id="521" w:author="miaosiy" w:date="2025-07-31T16:08:17Z">
        <w:r>
          <w:rPr>
            <w:rFonts w:hint="eastAsia" w:ascii="微软雅黑" w:hAnsi="微软雅黑" w:eastAsia="微软雅黑" w:cs="微软雅黑"/>
            <w:color w:val="000000"/>
            <w:sz w:val="24"/>
            <w:szCs w:val="24"/>
          </w:rPr>
          <w:delText>2、泄露国家秘密、危害国家安全或者损害国家荣誉和利益的；</w:delText>
        </w:r>
      </w:del>
      <w:del w:id="522" w:author="miaosiy" w:date="2025-07-31T16:08:17Z">
        <w:r>
          <w:rPr>
            <w:rFonts w:hint="eastAsia" w:ascii="微软雅黑" w:hAnsi="微软雅黑" w:eastAsia="微软雅黑" w:cs="微软雅黑"/>
            <w:color w:val="000000"/>
            <w:sz w:val="24"/>
            <w:szCs w:val="24"/>
          </w:rPr>
          <w:br w:type="textWrapping"/>
        </w:r>
      </w:del>
      <w:del w:id="523" w:author="miaosiy" w:date="2025-07-31T16:08:17Z">
        <w:r>
          <w:rPr>
            <w:rFonts w:hint="eastAsia" w:ascii="微软雅黑" w:hAnsi="微软雅黑" w:eastAsia="微软雅黑" w:cs="微软雅黑"/>
            <w:color w:val="000000"/>
            <w:sz w:val="24"/>
            <w:szCs w:val="24"/>
          </w:rPr>
          <w:delText>3、煽动民族仇恨、民族歧视，破坏民族团结，或者侵害民族风俗、习惯的；</w:delText>
        </w:r>
      </w:del>
      <w:del w:id="524" w:author="miaosiy" w:date="2025-07-31T16:08:17Z">
        <w:r>
          <w:rPr>
            <w:rFonts w:hint="eastAsia" w:ascii="微软雅黑" w:hAnsi="微软雅黑" w:eastAsia="微软雅黑" w:cs="微软雅黑"/>
            <w:color w:val="000000"/>
            <w:sz w:val="24"/>
            <w:szCs w:val="24"/>
          </w:rPr>
          <w:br w:type="textWrapping"/>
        </w:r>
      </w:del>
      <w:del w:id="525" w:author="miaosiy" w:date="2025-07-31T16:08:17Z">
        <w:r>
          <w:rPr>
            <w:rFonts w:hint="eastAsia" w:ascii="微软雅黑" w:hAnsi="微软雅黑" w:eastAsia="微软雅黑" w:cs="微软雅黑"/>
            <w:color w:val="000000"/>
            <w:sz w:val="24"/>
            <w:szCs w:val="24"/>
          </w:rPr>
          <w:delText>4、宣扬邪教、迷信、宗教极端思想的；</w:delText>
        </w:r>
      </w:del>
      <w:del w:id="526" w:author="miaosiy" w:date="2025-07-31T16:08:17Z">
        <w:r>
          <w:rPr>
            <w:rFonts w:hint="eastAsia" w:ascii="微软雅黑" w:hAnsi="微软雅黑" w:eastAsia="微软雅黑" w:cs="微软雅黑"/>
            <w:color w:val="000000"/>
            <w:sz w:val="24"/>
            <w:szCs w:val="24"/>
          </w:rPr>
          <w:br w:type="textWrapping"/>
        </w:r>
      </w:del>
      <w:del w:id="527" w:author="miaosiy" w:date="2025-07-31T16:08:17Z">
        <w:r>
          <w:rPr>
            <w:rFonts w:hint="eastAsia" w:ascii="微软雅黑" w:hAnsi="微软雅黑" w:eastAsia="微软雅黑" w:cs="微软雅黑"/>
            <w:color w:val="000000"/>
            <w:sz w:val="24"/>
            <w:szCs w:val="24"/>
          </w:rPr>
          <w:delText>5、散布谣言、涉暴恐音视频，扰乱社会秩序，破坏社会稳定的；</w:delText>
        </w:r>
      </w:del>
      <w:del w:id="528" w:author="miaosiy" w:date="2025-07-31T16:08:17Z">
        <w:r>
          <w:rPr>
            <w:rFonts w:hint="eastAsia" w:ascii="微软雅黑" w:hAnsi="微软雅黑" w:eastAsia="微软雅黑" w:cs="微软雅黑"/>
            <w:color w:val="000000"/>
            <w:sz w:val="24"/>
            <w:szCs w:val="24"/>
          </w:rPr>
          <w:br w:type="textWrapping"/>
        </w:r>
      </w:del>
      <w:del w:id="529" w:author="miaosiy" w:date="2025-07-31T16:08:17Z">
        <w:r>
          <w:rPr>
            <w:rFonts w:hint="eastAsia" w:ascii="微软雅黑" w:hAnsi="微软雅黑" w:eastAsia="微软雅黑" w:cs="微软雅黑"/>
            <w:color w:val="000000"/>
            <w:sz w:val="24"/>
            <w:szCs w:val="24"/>
          </w:rPr>
          <w:delText>6、宣扬淫秽、赌博、暴力或者传授暴恐犯罪技能等教唆犯罪的；</w:delText>
        </w:r>
      </w:del>
      <w:del w:id="530" w:author="miaosiy" w:date="2025-07-31T16:08:17Z">
        <w:r>
          <w:rPr>
            <w:rFonts w:hint="eastAsia" w:ascii="微软雅黑" w:hAnsi="微软雅黑" w:eastAsia="微软雅黑" w:cs="微软雅黑"/>
            <w:color w:val="000000"/>
            <w:sz w:val="24"/>
            <w:szCs w:val="24"/>
          </w:rPr>
          <w:br w:type="textWrapping"/>
        </w:r>
      </w:del>
      <w:del w:id="531" w:author="miaosiy" w:date="2025-07-31T16:08:17Z">
        <w:r>
          <w:rPr>
            <w:rFonts w:hint="eastAsia" w:ascii="微软雅黑" w:hAnsi="微软雅黑" w:eastAsia="微软雅黑" w:cs="微软雅黑"/>
            <w:color w:val="000000"/>
            <w:sz w:val="24"/>
            <w:szCs w:val="24"/>
          </w:rPr>
          <w:delText>7、攻击党和政府，侮辱或者诽谤他人，侵害他人合法权益的；</w:delText>
        </w:r>
      </w:del>
      <w:del w:id="532" w:author="miaosiy" w:date="2025-07-31T16:08:17Z">
        <w:r>
          <w:rPr>
            <w:rFonts w:hint="eastAsia" w:ascii="微软雅黑" w:hAnsi="微软雅黑" w:eastAsia="微软雅黑" w:cs="微软雅黑"/>
            <w:color w:val="000000"/>
            <w:sz w:val="24"/>
            <w:szCs w:val="24"/>
          </w:rPr>
          <w:br w:type="textWrapping"/>
        </w:r>
      </w:del>
      <w:del w:id="533" w:author="miaosiy" w:date="2025-07-31T16:08:17Z">
        <w:r>
          <w:rPr>
            <w:rFonts w:hint="eastAsia" w:ascii="微软雅黑" w:hAnsi="微软雅黑" w:eastAsia="微软雅黑" w:cs="微软雅黑"/>
            <w:color w:val="000000"/>
            <w:sz w:val="24"/>
            <w:szCs w:val="24"/>
          </w:rPr>
          <w:delText>8、危害社会公德或者民族优秀文化传统的；</w:delText>
        </w:r>
      </w:del>
      <w:del w:id="534" w:author="miaosiy" w:date="2025-07-31T16:08:17Z">
        <w:r>
          <w:rPr>
            <w:rFonts w:hint="eastAsia" w:ascii="微软雅黑" w:hAnsi="微软雅黑" w:eastAsia="微软雅黑" w:cs="微软雅黑"/>
            <w:color w:val="000000"/>
            <w:sz w:val="24"/>
            <w:szCs w:val="24"/>
          </w:rPr>
          <w:br w:type="textWrapping"/>
        </w:r>
      </w:del>
      <w:del w:id="535" w:author="miaosiy" w:date="2025-07-31T16:08:17Z">
        <w:r>
          <w:rPr>
            <w:rFonts w:hint="eastAsia" w:ascii="微软雅黑" w:hAnsi="微软雅黑" w:eastAsia="微软雅黑" w:cs="微软雅黑"/>
            <w:color w:val="000000"/>
            <w:sz w:val="24"/>
            <w:szCs w:val="24"/>
          </w:rPr>
          <w:delText>9、传播虚假信息、诈骗信息的；</w:delText>
        </w:r>
      </w:del>
      <w:del w:id="536" w:author="miaosiy" w:date="2025-07-31T16:08:17Z">
        <w:r>
          <w:rPr>
            <w:rFonts w:hint="eastAsia" w:ascii="微软雅黑" w:hAnsi="微软雅黑" w:eastAsia="微软雅黑" w:cs="微软雅黑"/>
            <w:color w:val="000000"/>
            <w:sz w:val="24"/>
            <w:szCs w:val="24"/>
          </w:rPr>
          <w:br w:type="textWrapping"/>
        </w:r>
      </w:del>
      <w:del w:id="537" w:author="miaosiy" w:date="2025-07-31T16:08:17Z">
        <w:r>
          <w:rPr>
            <w:rFonts w:hint="eastAsia" w:ascii="微软雅黑" w:hAnsi="微软雅黑" w:eastAsia="微软雅黑" w:cs="微软雅黑"/>
            <w:color w:val="000000"/>
            <w:sz w:val="24"/>
            <w:szCs w:val="24"/>
          </w:rPr>
          <w:delText>10、有法律、行政法规和国家规定禁止的其他内容的。</w:delText>
        </w:r>
      </w:del>
    </w:p>
    <w:p w14:paraId="6F6D9DF5">
      <w:pPr>
        <w:pStyle w:val="10"/>
        <w:widowControl/>
        <w:spacing w:before="42" w:beforeAutospacing="0" w:after="42" w:afterAutospacing="0" w:line="192" w:lineRule="atLeast"/>
        <w:rPr>
          <w:del w:id="538" w:author="miaosiy" w:date="2025-07-31T16:08:17Z"/>
          <w:sz w:val="24"/>
          <w:szCs w:val="24"/>
        </w:rPr>
      </w:pPr>
      <w:del w:id="539" w:author="miaosiy" w:date="2025-07-31T16:08:17Z">
        <w:r>
          <w:rPr>
            <w:rFonts w:hint="eastAsia" w:ascii="微软雅黑" w:hAnsi="微软雅黑" w:eastAsia="微软雅黑" w:cs="微软雅黑"/>
            <w:color w:val="000000"/>
            <w:sz w:val="24"/>
            <w:szCs w:val="24"/>
          </w:rPr>
          <w:delText>四、相关服务对应具体承诺内容</w:delText>
        </w:r>
      </w:del>
    </w:p>
    <w:tbl>
      <w:tblPr>
        <w:tblStyle w:val="11"/>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22"/>
        <w:gridCol w:w="22"/>
      </w:tblGrid>
      <w:tr w14:paraId="6DE58E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del w:id="540" w:author="miaosiy" w:date="2025-07-31T16:08:17Z"/>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6EC520FA">
            <w:pPr>
              <w:widowControl/>
              <w:jc w:val="center"/>
              <w:rPr>
                <w:del w:id="541" w:author="miaosiy" w:date="2025-07-31T16:08:17Z"/>
                <w:sz w:val="24"/>
                <w:szCs w:val="24"/>
              </w:rPr>
            </w:pPr>
            <w:del w:id="542" w:author="miaosiy" w:date="2025-07-31T16:08:17Z">
              <w:r>
                <w:rPr>
                  <w:rFonts w:ascii="宋体" w:hAnsi="宋体" w:eastAsia="宋体" w:cs="宋体"/>
                  <w:kern w:val="0"/>
                  <w:sz w:val="24"/>
                  <w:szCs w:val="24"/>
                  <w:lang w:bidi="ar"/>
                </w:rPr>
                <w:delText>服务</w:delText>
              </w:r>
            </w:del>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8CDEDE3">
            <w:pPr>
              <w:widowControl/>
              <w:jc w:val="center"/>
              <w:rPr>
                <w:del w:id="543" w:author="miaosiy" w:date="2025-07-31T16:08:17Z"/>
                <w:sz w:val="24"/>
                <w:szCs w:val="24"/>
              </w:rPr>
            </w:pPr>
            <w:del w:id="544" w:author="miaosiy" w:date="2025-07-31T16:08:17Z">
              <w:r>
                <w:rPr>
                  <w:rFonts w:ascii="宋体" w:hAnsi="宋体" w:eastAsia="宋体" w:cs="宋体"/>
                  <w:kern w:val="0"/>
                  <w:sz w:val="24"/>
                  <w:szCs w:val="24"/>
                  <w:lang w:bidi="ar"/>
                </w:rPr>
                <w:delText>承诺内容</w:delText>
              </w:r>
            </w:del>
          </w:p>
        </w:tc>
      </w:tr>
      <w:tr w14:paraId="44FCCD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del w:id="545" w:author="miaosiy" w:date="2025-07-31T16:08:17Z"/>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071B498">
            <w:pPr>
              <w:widowControl/>
              <w:jc w:val="left"/>
              <w:rPr>
                <w:del w:id="546" w:author="miaosiy" w:date="2025-07-31T16:08:17Z"/>
                <w:sz w:val="24"/>
                <w:szCs w:val="24"/>
              </w:rPr>
            </w:pPr>
            <w:del w:id="547" w:author="miaosiy" w:date="2025-07-31T16:08:17Z">
              <w:r>
                <w:rPr>
                  <w:rFonts w:ascii="宋体" w:hAnsi="宋体" w:eastAsia="宋体" w:cs="宋体"/>
                  <w:kern w:val="0"/>
                  <w:sz w:val="24"/>
                  <w:szCs w:val="24"/>
                  <w:lang w:bidi="ar"/>
                </w:rPr>
                <w:delText>专线接入服务</w:delText>
              </w:r>
            </w:del>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2A706800">
            <w:pPr>
              <w:widowControl/>
              <w:jc w:val="left"/>
              <w:rPr>
                <w:del w:id="548" w:author="miaosiy" w:date="2025-07-31T16:08:17Z"/>
                <w:sz w:val="24"/>
                <w:szCs w:val="24"/>
              </w:rPr>
            </w:pPr>
            <w:del w:id="549" w:author="miaosiy" w:date="2025-07-31T16:08:17Z">
              <w:r>
                <w:rPr>
                  <w:rFonts w:ascii="宋体" w:hAnsi="宋体" w:eastAsia="宋体" w:cs="宋体"/>
                  <w:kern w:val="0"/>
                  <w:sz w:val="24"/>
                  <w:szCs w:val="24"/>
                  <w:lang w:bidi="ar"/>
                </w:rPr>
                <w:delText>1、承诺对在浙江移动接入的业务网站、即时通信工具、网盘、视频等进行全面检查、逐一过滤，彻底清理涉暴恐音视频等存量有害信息，关闭传播恐怖宣传视频的注册账户，并建立清理暴恐音视频工作台账。</w:delText>
              </w:r>
            </w:del>
            <w:del w:id="550" w:author="miaosiy" w:date="2025-07-31T16:08:17Z">
              <w:r>
                <w:rPr>
                  <w:rFonts w:ascii="宋体" w:hAnsi="宋体" w:eastAsia="宋体" w:cs="宋体"/>
                  <w:kern w:val="0"/>
                  <w:sz w:val="24"/>
                  <w:szCs w:val="24"/>
                  <w:lang w:bidi="ar"/>
                </w:rPr>
                <w:br w:type="textWrapping"/>
              </w:r>
            </w:del>
            <w:del w:id="551" w:author="miaosiy" w:date="2025-07-31T16:08:17Z">
              <w:r>
                <w:rPr>
                  <w:rFonts w:ascii="宋体" w:hAnsi="宋体" w:eastAsia="宋体" w:cs="宋体"/>
                  <w:kern w:val="0"/>
                  <w:sz w:val="24"/>
                  <w:szCs w:val="24"/>
                  <w:lang w:bidi="ar"/>
                </w:rPr>
                <w:delText>2、采取必要手段加强网站/平台内容监测、审核、拦截，一经发现涉暴恐音视频等有害信息，立即清理，并及时上报国家相关部门。</w:delText>
              </w:r>
            </w:del>
            <w:del w:id="552" w:author="miaosiy" w:date="2025-07-31T16:08:17Z">
              <w:r>
                <w:rPr>
                  <w:rFonts w:ascii="宋体" w:hAnsi="宋体" w:eastAsia="宋体" w:cs="宋体"/>
                  <w:kern w:val="0"/>
                  <w:sz w:val="24"/>
                  <w:szCs w:val="24"/>
                  <w:lang w:bidi="ar"/>
                </w:rPr>
                <w:br w:type="textWrapping"/>
              </w:r>
            </w:del>
            <w:del w:id="553" w:author="miaosiy" w:date="2025-07-31T16:08:17Z">
              <w:r>
                <w:rPr>
                  <w:rFonts w:ascii="宋体" w:hAnsi="宋体" w:eastAsia="宋体" w:cs="宋体"/>
                  <w:kern w:val="0"/>
                  <w:sz w:val="24"/>
                  <w:szCs w:val="24"/>
                  <w:lang w:bidi="ar"/>
                </w:rPr>
                <w:delText>3、在联网测试、试运行期间、业务正式开通以及合作业务推广过程中，遵守浙江移动相关管理规定，保证所提供业务内容的安全性与稳定性，不对浙江移动通信网络、相关业务平台造成危害。</w:delText>
              </w:r>
            </w:del>
            <w:del w:id="554" w:author="miaosiy" w:date="2025-07-31T16:08:17Z">
              <w:r>
                <w:rPr>
                  <w:rFonts w:ascii="宋体" w:hAnsi="宋体" w:eastAsia="宋体" w:cs="宋体"/>
                  <w:kern w:val="0"/>
                  <w:sz w:val="24"/>
                  <w:szCs w:val="24"/>
                  <w:lang w:bidi="ar"/>
                </w:rPr>
                <w:br w:type="textWrapping"/>
              </w:r>
            </w:del>
            <w:del w:id="555" w:author="miaosiy" w:date="2025-07-31T16:08:17Z">
              <w:r>
                <w:rPr>
                  <w:rFonts w:ascii="宋体" w:hAnsi="宋体" w:eastAsia="宋体" w:cs="宋体"/>
                  <w:kern w:val="0"/>
                  <w:sz w:val="24"/>
                  <w:szCs w:val="24"/>
                  <w:lang w:bidi="ar"/>
                </w:rPr>
                <w:delText>4、保证建立有效的信息安全管理制度和技术保障措施，并接受相关主管部门的管理、监督和检查，为相关主管部门提供技术支持。</w:delText>
              </w:r>
            </w:del>
            <w:del w:id="556" w:author="miaosiy" w:date="2025-07-31T16:08:17Z">
              <w:r>
                <w:rPr>
                  <w:rFonts w:ascii="宋体" w:hAnsi="宋体" w:eastAsia="宋体" w:cs="宋体"/>
                  <w:kern w:val="0"/>
                  <w:sz w:val="24"/>
                  <w:szCs w:val="24"/>
                  <w:lang w:bidi="ar"/>
                </w:rPr>
                <w:br w:type="textWrapping"/>
              </w:r>
            </w:del>
            <w:del w:id="557" w:author="miaosiy" w:date="2025-07-31T16:08:17Z">
              <w:r>
                <w:rPr>
                  <w:rFonts w:ascii="宋体" w:hAnsi="宋体" w:eastAsia="宋体" w:cs="宋体"/>
                  <w:kern w:val="0"/>
                  <w:sz w:val="24"/>
                  <w:szCs w:val="24"/>
                  <w:lang w:bidi="ar"/>
                </w:rPr>
                <w:delText>5、承诺不从事互联网金融服务，接入运营商网站不出现互联网金融服务的相关内容。</w:delText>
              </w:r>
            </w:del>
            <w:del w:id="558" w:author="miaosiy" w:date="2025-07-31T16:08:17Z">
              <w:r>
                <w:rPr>
                  <w:rFonts w:ascii="宋体" w:hAnsi="宋体" w:eastAsia="宋体" w:cs="宋体"/>
                  <w:kern w:val="0"/>
                  <w:sz w:val="24"/>
                  <w:szCs w:val="24"/>
                  <w:lang w:bidi="ar"/>
                </w:rPr>
                <w:br w:type="textWrapping"/>
              </w:r>
            </w:del>
            <w:del w:id="559" w:author="miaosiy" w:date="2025-07-31T16:08:17Z">
              <w:r>
                <w:rPr>
                  <w:rFonts w:ascii="宋体" w:hAnsi="宋体" w:eastAsia="宋体" w:cs="宋体"/>
                  <w:kern w:val="0"/>
                  <w:sz w:val="24"/>
                  <w:szCs w:val="24"/>
                  <w:lang w:bidi="ar"/>
                </w:rPr>
                <w:delText>6、用户不利用电信网络开展各种形式的非法VOIP和国际来、去话或转话等业务；不得用于互联网流量传送业务；不得使用互联网网络接入作非法经营。</w:delText>
              </w:r>
            </w:del>
            <w:del w:id="560" w:author="miaosiy" w:date="2025-07-31T16:08:17Z">
              <w:r>
                <w:rPr>
                  <w:rFonts w:ascii="宋体" w:hAnsi="宋体" w:eastAsia="宋体" w:cs="宋体"/>
                  <w:kern w:val="0"/>
                  <w:sz w:val="24"/>
                  <w:szCs w:val="24"/>
                  <w:lang w:bidi="ar"/>
                </w:rPr>
                <w:br w:type="textWrapping"/>
              </w:r>
            </w:del>
            <w:del w:id="561" w:author="miaosiy" w:date="2025-07-31T16:08:17Z">
              <w:r>
                <w:rPr>
                  <w:rFonts w:ascii="宋体" w:hAnsi="宋体" w:eastAsia="宋体" w:cs="宋体"/>
                  <w:kern w:val="0"/>
                  <w:sz w:val="24"/>
                  <w:szCs w:val="24"/>
                  <w:lang w:bidi="ar"/>
                </w:rPr>
                <w:delText>7、用户不利用电信网络非法截获、篡改、删除他人电子邮件或者其他用户数据资料，不得侵犯公民通信自由和通信秘密。</w:delText>
              </w:r>
            </w:del>
            <w:del w:id="562" w:author="miaosiy" w:date="2025-07-31T16:08:17Z">
              <w:r>
                <w:rPr>
                  <w:rFonts w:ascii="宋体" w:hAnsi="宋体" w:eastAsia="宋体" w:cs="宋体"/>
                  <w:kern w:val="0"/>
                  <w:sz w:val="24"/>
                  <w:szCs w:val="24"/>
                  <w:lang w:bidi="ar"/>
                </w:rPr>
                <w:br w:type="textWrapping"/>
              </w:r>
            </w:del>
            <w:del w:id="563" w:author="miaosiy" w:date="2025-07-31T16:08:17Z">
              <w:r>
                <w:rPr>
                  <w:rFonts w:ascii="宋体" w:hAnsi="宋体" w:eastAsia="宋体" w:cs="宋体"/>
                  <w:kern w:val="0"/>
                  <w:sz w:val="24"/>
                  <w:szCs w:val="24"/>
                  <w:lang w:bidi="ar"/>
                </w:rPr>
                <w:delText>8、用户不利用电信网络进行盗窃、诈骗、敲诈勒索。</w:delText>
              </w:r>
            </w:del>
            <w:del w:id="564" w:author="miaosiy" w:date="2025-07-31T16:08:17Z">
              <w:r>
                <w:rPr>
                  <w:rFonts w:ascii="宋体" w:hAnsi="宋体" w:eastAsia="宋体" w:cs="宋体"/>
                  <w:kern w:val="0"/>
                  <w:sz w:val="24"/>
                  <w:szCs w:val="24"/>
                  <w:lang w:bidi="ar"/>
                </w:rPr>
                <w:br w:type="textWrapping"/>
              </w:r>
            </w:del>
            <w:del w:id="565" w:author="miaosiy" w:date="2025-07-31T16:08:17Z">
              <w:r>
                <w:rPr>
                  <w:rFonts w:ascii="宋体" w:hAnsi="宋体" w:eastAsia="宋体" w:cs="宋体"/>
                  <w:kern w:val="0"/>
                  <w:sz w:val="24"/>
                  <w:szCs w:val="24"/>
                  <w:lang w:bidi="ar"/>
                </w:rPr>
                <w:delText>9、未经有关部门批准，用户不开设各类服务站点（包括 BBS、WWW、FTP等）。</w:delText>
              </w:r>
            </w:del>
            <w:del w:id="566" w:author="miaosiy" w:date="2025-07-31T16:08:17Z">
              <w:r>
                <w:rPr>
                  <w:rFonts w:ascii="宋体" w:hAnsi="宋体" w:eastAsia="宋体" w:cs="宋体"/>
                  <w:kern w:val="0"/>
                  <w:sz w:val="24"/>
                  <w:szCs w:val="24"/>
                  <w:lang w:bidi="ar"/>
                </w:rPr>
                <w:br w:type="textWrapping"/>
              </w:r>
            </w:del>
            <w:del w:id="567" w:author="miaosiy" w:date="2025-07-31T16:08:17Z">
              <w:r>
                <w:rPr>
                  <w:rFonts w:ascii="宋体" w:hAnsi="宋体" w:eastAsia="宋体" w:cs="宋体"/>
                  <w:kern w:val="0"/>
                  <w:sz w:val="24"/>
                  <w:szCs w:val="24"/>
                  <w:lang w:bidi="ar"/>
                </w:rPr>
                <w:delText>10、用户有义务对电信网的运行安全和信息安全进行宣传教育，依法实施有效的监督管理，防范和制止利用电信网进行的各种违法活动。</w:delText>
              </w:r>
            </w:del>
            <w:del w:id="568" w:author="miaosiy" w:date="2025-07-31T16:08:17Z">
              <w:r>
                <w:rPr>
                  <w:rFonts w:ascii="宋体" w:hAnsi="宋体" w:eastAsia="宋体" w:cs="宋体"/>
                  <w:kern w:val="0"/>
                  <w:sz w:val="24"/>
                  <w:szCs w:val="24"/>
                  <w:lang w:bidi="ar"/>
                </w:rPr>
                <w:br w:type="textWrapping"/>
              </w:r>
            </w:del>
            <w:del w:id="569" w:author="miaosiy" w:date="2025-07-31T16:08:17Z">
              <w:r>
                <w:rPr>
                  <w:rFonts w:ascii="宋体" w:hAnsi="宋体" w:eastAsia="宋体" w:cs="宋体"/>
                  <w:kern w:val="0"/>
                  <w:sz w:val="24"/>
                  <w:szCs w:val="24"/>
                  <w:lang w:bidi="ar"/>
                </w:rPr>
                <w:delText>11、用户发现接入的电信网有违法犯罪行为和有害信息时，要及时采取措施，停止传输有害信息，并及时向有关机关报告。</w:delText>
              </w:r>
            </w:del>
            <w:del w:id="570" w:author="miaosiy" w:date="2025-07-31T16:08:17Z">
              <w:r>
                <w:rPr>
                  <w:rFonts w:ascii="宋体" w:hAnsi="宋体" w:eastAsia="宋体" w:cs="宋体"/>
                  <w:kern w:val="0"/>
                  <w:sz w:val="24"/>
                  <w:szCs w:val="24"/>
                  <w:lang w:bidi="ar"/>
                </w:rPr>
                <w:br w:type="textWrapping"/>
              </w:r>
            </w:del>
            <w:del w:id="571" w:author="miaosiy" w:date="2025-07-31T16:08:17Z">
              <w:r>
                <w:rPr>
                  <w:rFonts w:ascii="宋体" w:hAnsi="宋体" w:eastAsia="宋体" w:cs="宋体"/>
                  <w:kern w:val="0"/>
                  <w:sz w:val="24"/>
                  <w:szCs w:val="24"/>
                  <w:lang w:bidi="ar"/>
                </w:rPr>
                <w:delText>12、承诺对在浙江移动接入的专线业务进行全面检查、逐一过滤，彻底清理诈骗、涉黄、涉暴恐音视频等存量有害信息。</w:delText>
              </w:r>
            </w:del>
            <w:del w:id="572" w:author="miaosiy" w:date="2025-07-31T16:08:17Z">
              <w:r>
                <w:rPr>
                  <w:rFonts w:ascii="宋体" w:hAnsi="宋体" w:eastAsia="宋体" w:cs="宋体"/>
                  <w:kern w:val="0"/>
                  <w:sz w:val="24"/>
                  <w:szCs w:val="24"/>
                  <w:lang w:bidi="ar"/>
                </w:rPr>
                <w:br w:type="textWrapping"/>
              </w:r>
            </w:del>
            <w:del w:id="573" w:author="miaosiy" w:date="2025-07-31T16:08:17Z">
              <w:r>
                <w:rPr>
                  <w:rFonts w:ascii="宋体" w:hAnsi="宋体" w:eastAsia="宋体" w:cs="宋体"/>
                  <w:kern w:val="0"/>
                  <w:sz w:val="24"/>
                  <w:szCs w:val="24"/>
                  <w:lang w:bidi="ar"/>
                </w:rPr>
                <w:delText>13、我单位严格执行电信业务实名登记制度，准确提供并定期更新登记信息。如登记信息发生改变，主动告知浙江移动。</w:delText>
              </w:r>
            </w:del>
            <w:del w:id="574" w:author="miaosiy" w:date="2025-07-31T16:08:17Z">
              <w:r>
                <w:rPr>
                  <w:rFonts w:ascii="宋体" w:hAnsi="宋体" w:eastAsia="宋体" w:cs="宋体"/>
                  <w:kern w:val="0"/>
                  <w:sz w:val="24"/>
                  <w:szCs w:val="24"/>
                  <w:lang w:bidi="ar"/>
                </w:rPr>
                <w:br w:type="textWrapping"/>
              </w:r>
            </w:del>
            <w:del w:id="575" w:author="miaosiy" w:date="2025-07-31T16:08:17Z">
              <w:r>
                <w:rPr>
                  <w:rFonts w:ascii="宋体" w:hAnsi="宋体" w:eastAsia="宋体" w:cs="宋体"/>
                  <w:kern w:val="0"/>
                  <w:sz w:val="24"/>
                  <w:szCs w:val="24"/>
                  <w:lang w:bidi="ar"/>
                </w:rPr>
                <w:delText>14、我单位保证建立有效的信息安全管理制度和技术保障措施，并接受相关主管部门的管理、监督和检查，为相关主管部门提供技术支持。</w:delText>
              </w:r>
            </w:del>
            <w:del w:id="576" w:author="miaosiy" w:date="2025-07-31T16:08:17Z">
              <w:r>
                <w:rPr>
                  <w:rFonts w:ascii="宋体" w:hAnsi="宋体" w:eastAsia="宋体" w:cs="宋体"/>
                  <w:kern w:val="0"/>
                  <w:sz w:val="24"/>
                  <w:szCs w:val="24"/>
                  <w:lang w:bidi="ar"/>
                </w:rPr>
                <w:br w:type="textWrapping"/>
              </w:r>
            </w:del>
            <w:del w:id="577" w:author="miaosiy" w:date="2025-07-31T16:08:17Z">
              <w:r>
                <w:rPr>
                  <w:rFonts w:ascii="宋体" w:hAnsi="宋体" w:eastAsia="宋体" w:cs="宋体"/>
                  <w:kern w:val="0"/>
                  <w:sz w:val="24"/>
                  <w:szCs w:val="24"/>
                  <w:lang w:bidi="ar"/>
                </w:rPr>
                <w:delText>15、如基于互联网专线提供互联网域名解析服务等电信业务经营的，承诺已取得相关政策法规要求的电信业务经营许可；</w:delText>
              </w:r>
            </w:del>
            <w:del w:id="578" w:author="miaosiy" w:date="2025-07-31T16:08:17Z">
              <w:r>
                <w:rPr>
                  <w:rFonts w:ascii="宋体" w:hAnsi="宋体" w:eastAsia="宋体" w:cs="宋体"/>
                  <w:kern w:val="0"/>
                  <w:sz w:val="24"/>
                  <w:szCs w:val="24"/>
                  <w:lang w:bidi="ar"/>
                </w:rPr>
                <w:br w:type="textWrapping"/>
              </w:r>
            </w:del>
            <w:del w:id="579" w:author="miaosiy" w:date="2025-07-31T16:08:17Z">
              <w:r>
                <w:rPr>
                  <w:rFonts w:ascii="宋体" w:hAnsi="宋体" w:eastAsia="宋体" w:cs="宋体"/>
                  <w:kern w:val="0"/>
                  <w:sz w:val="24"/>
                  <w:szCs w:val="24"/>
                  <w:lang w:bidi="ar"/>
                </w:rPr>
                <w:delText>16、承诺不转租转售IP地址；</w:delText>
              </w:r>
            </w:del>
            <w:del w:id="580" w:author="miaosiy" w:date="2025-07-31T16:08:17Z">
              <w:r>
                <w:rPr>
                  <w:rFonts w:ascii="宋体" w:hAnsi="宋体" w:eastAsia="宋体" w:cs="宋体"/>
                  <w:kern w:val="0"/>
                  <w:sz w:val="24"/>
                  <w:szCs w:val="24"/>
                  <w:lang w:bidi="ar"/>
                </w:rPr>
                <w:br w:type="textWrapping"/>
              </w:r>
            </w:del>
            <w:del w:id="581" w:author="miaosiy" w:date="2025-07-31T16:08:17Z">
              <w:r>
                <w:rPr>
                  <w:rFonts w:ascii="宋体" w:hAnsi="宋体" w:eastAsia="宋体" w:cs="宋体"/>
                  <w:kern w:val="0"/>
                  <w:sz w:val="24"/>
                  <w:szCs w:val="24"/>
                  <w:lang w:bidi="ar"/>
                </w:rPr>
                <w:delText>17、承诺不通过P2P技术聚合带宽，开展内容分发等业务；</w:delText>
              </w:r>
            </w:del>
            <w:del w:id="582" w:author="miaosiy" w:date="2025-07-31T16:08:17Z">
              <w:r>
                <w:rPr>
                  <w:rFonts w:ascii="宋体" w:hAnsi="宋体" w:eastAsia="宋体" w:cs="宋体"/>
                  <w:kern w:val="0"/>
                  <w:sz w:val="24"/>
                  <w:szCs w:val="24"/>
                  <w:lang w:bidi="ar"/>
                </w:rPr>
                <w:br w:type="textWrapping"/>
              </w:r>
            </w:del>
            <w:del w:id="583" w:author="miaosiy" w:date="2025-07-31T16:08:17Z">
              <w:r>
                <w:rPr>
                  <w:rFonts w:ascii="宋体" w:hAnsi="宋体" w:eastAsia="宋体" w:cs="宋体"/>
                  <w:kern w:val="0"/>
                  <w:sz w:val="24"/>
                  <w:szCs w:val="24"/>
                  <w:lang w:bidi="ar"/>
                </w:rPr>
                <w:delText>18、承诺不参与虚拟货币“挖矿”活动。</w:delText>
              </w:r>
            </w:del>
          </w:p>
        </w:tc>
      </w:tr>
      <w:tr w14:paraId="20EBEB2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del w:id="584" w:author="miaosiy" w:date="2025-07-31T16:08:17Z"/>
        </w:trPr>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B0F726C">
            <w:pPr>
              <w:widowControl/>
              <w:jc w:val="left"/>
              <w:rPr>
                <w:del w:id="585" w:author="miaosiy" w:date="2025-07-31T16:08:17Z"/>
                <w:sz w:val="24"/>
                <w:szCs w:val="24"/>
              </w:rPr>
            </w:pPr>
            <w:del w:id="586" w:author="miaosiy" w:date="2025-07-31T16:08:17Z">
              <w:r>
                <w:rPr>
                  <w:rFonts w:ascii="宋体" w:hAnsi="宋体" w:eastAsia="宋体" w:cs="宋体"/>
                  <w:kern w:val="0"/>
                  <w:sz w:val="24"/>
                  <w:szCs w:val="24"/>
                  <w:lang w:bidi="ar"/>
                </w:rPr>
                <w:delText>语音专线服务（400业务、呼叫中心服务等）。</w:delText>
              </w:r>
            </w:del>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74050C4">
            <w:pPr>
              <w:widowControl/>
              <w:jc w:val="left"/>
              <w:rPr>
                <w:del w:id="587" w:author="miaosiy" w:date="2025-07-31T16:08:17Z"/>
                <w:sz w:val="24"/>
                <w:szCs w:val="24"/>
              </w:rPr>
            </w:pPr>
            <w:del w:id="588" w:author="miaosiy" w:date="2025-07-31T16:08:17Z">
              <w:r>
                <w:rPr>
                  <w:rFonts w:ascii="宋体" w:hAnsi="宋体" w:eastAsia="宋体" w:cs="宋体"/>
                  <w:b/>
                  <w:bCs/>
                  <w:kern w:val="0"/>
                  <w:sz w:val="24"/>
                  <w:szCs w:val="24"/>
                  <w:lang w:bidi="ar"/>
                </w:rPr>
                <w:delText>我单位使用语音专线业务严格遵守受理单中明确的用途（如：办公电话、</w:delText>
              </w:r>
            </w:del>
            <w:del w:id="589" w:author="miaosiy" w:date="2025-07-31T16:08:17Z">
              <w:r>
                <w:rPr>
                  <w:rFonts w:hint="eastAsia" w:ascii="宋体" w:hAnsi="宋体" w:eastAsia="宋体" w:cs="宋体"/>
                  <w:b/>
                  <w:bCs/>
                  <w:kern w:val="0"/>
                  <w:sz w:val="24"/>
                  <w:szCs w:val="24"/>
                  <w:lang w:bidi="ar"/>
                </w:rPr>
                <w:delText>甲方</w:delText>
              </w:r>
            </w:del>
            <w:del w:id="590" w:author="miaosiy" w:date="2025-07-31T16:08:17Z">
              <w:r>
                <w:rPr>
                  <w:rFonts w:ascii="宋体" w:hAnsi="宋体" w:eastAsia="宋体" w:cs="宋体"/>
                  <w:b/>
                  <w:bCs/>
                  <w:kern w:val="0"/>
                  <w:sz w:val="24"/>
                  <w:szCs w:val="24"/>
                  <w:lang w:bidi="ar"/>
                </w:rPr>
                <w:delText>服务、市场营销等，如是呼叫中心业务，需详细登记使用用途）、接入号码、批准使用位长、号码期限、呼叫中心时段和频次，开通呼入/呼出功能、如果改变语音专线业务的用途，将提前通知浙江移动并重新签署业务合作协议。</w:delText>
              </w:r>
            </w:del>
            <w:del w:id="591" w:author="miaosiy" w:date="2025-07-31T16:08:17Z">
              <w:r>
                <w:rPr>
                  <w:rFonts w:ascii="宋体" w:hAnsi="宋体" w:eastAsia="宋体" w:cs="宋体"/>
                  <w:b/>
                  <w:bCs/>
                  <w:kern w:val="0"/>
                  <w:sz w:val="24"/>
                  <w:szCs w:val="24"/>
                  <w:lang w:bidi="ar"/>
                </w:rPr>
                <w:br w:type="textWrapping"/>
              </w:r>
            </w:del>
            <w:del w:id="592" w:author="miaosiy" w:date="2025-07-31T16:08:17Z">
              <w:r>
                <w:rPr>
                  <w:rFonts w:ascii="宋体" w:hAnsi="宋体" w:eastAsia="宋体" w:cs="宋体"/>
                  <w:kern w:val="0"/>
                  <w:sz w:val="24"/>
                  <w:szCs w:val="24"/>
                  <w:lang w:bidi="ar"/>
                </w:rPr>
                <w:delText>1、承诺对在浙江移动接入的语音专线、呼叫中心平台等业务进行全面检查、逐一过滤，彻底清理诈骗、涉黄、涉暴恐音视频等存量有害信息。</w:delText>
              </w:r>
            </w:del>
            <w:del w:id="593" w:author="miaosiy" w:date="2025-07-31T16:08:17Z">
              <w:r>
                <w:rPr>
                  <w:rFonts w:ascii="宋体" w:hAnsi="宋体" w:eastAsia="宋体" w:cs="宋体"/>
                  <w:kern w:val="0"/>
                  <w:sz w:val="24"/>
                  <w:szCs w:val="24"/>
                  <w:lang w:bidi="ar"/>
                </w:rPr>
                <w:br w:type="textWrapping"/>
              </w:r>
            </w:del>
            <w:del w:id="594" w:author="miaosiy" w:date="2025-07-31T16:08:17Z">
              <w:r>
                <w:rPr>
                  <w:rFonts w:ascii="宋体" w:hAnsi="宋体" w:eastAsia="宋体" w:cs="宋体"/>
                  <w:kern w:val="0"/>
                  <w:sz w:val="24"/>
                  <w:szCs w:val="24"/>
                  <w:lang w:bidi="ar"/>
                </w:rPr>
                <w:delText>2、在使用呼叫中心语音接入业务的情况下，承诺建立有效的信息安全管理制度和技术保障措施，确保备份呼叫内容录音文件，外呼记录留存（不少于30天的外呼录音、主被叫号码、拨打时间、用户同意的相关凭证等信息），并接受相关主管部门的管理、监督和检查，为相关主管部门提供技术支持。</w:delText>
              </w:r>
            </w:del>
            <w:del w:id="595" w:author="miaosiy" w:date="2025-07-31T16:08:17Z">
              <w:r>
                <w:rPr>
                  <w:rFonts w:ascii="宋体" w:hAnsi="宋体" w:eastAsia="宋体" w:cs="宋体"/>
                  <w:kern w:val="0"/>
                  <w:sz w:val="24"/>
                  <w:szCs w:val="24"/>
                  <w:lang w:bidi="ar"/>
                </w:rPr>
                <w:br w:type="textWrapping"/>
              </w:r>
            </w:del>
            <w:del w:id="596" w:author="miaosiy" w:date="2025-07-31T16:08:17Z">
              <w:r>
                <w:rPr>
                  <w:rFonts w:ascii="宋体" w:hAnsi="宋体" w:eastAsia="宋体" w:cs="宋体"/>
                  <w:kern w:val="0"/>
                  <w:sz w:val="24"/>
                  <w:szCs w:val="24"/>
                  <w:lang w:bidi="ar"/>
                </w:rPr>
                <w:delText>3、承诺所使用的浙江移动语音专线业务不开展诈骗、骚扰、涉黄、涉恐、危害国家安全和社会稳定的违法活动。如因此引发的社会群众投诉和违法责任将由我单位全部承担，当群众投诉达到或超过5宗/月，同意浙江移动关停涉事语音专线业务（包括但不限于在不通知我单位的情况下关停业务）。</w:delText>
              </w:r>
            </w:del>
            <w:del w:id="597" w:author="miaosiy" w:date="2025-07-31T16:08:17Z">
              <w:r>
                <w:rPr>
                  <w:rFonts w:ascii="宋体" w:hAnsi="宋体" w:eastAsia="宋体" w:cs="宋体"/>
                  <w:kern w:val="0"/>
                  <w:sz w:val="24"/>
                  <w:szCs w:val="24"/>
                  <w:lang w:bidi="ar"/>
                </w:rPr>
                <w:br w:type="textWrapping"/>
              </w:r>
            </w:del>
            <w:del w:id="598" w:author="miaosiy" w:date="2025-07-31T16:08:17Z">
              <w:r>
                <w:rPr>
                  <w:rFonts w:ascii="宋体" w:hAnsi="宋体" w:eastAsia="宋体" w:cs="宋体"/>
                  <w:kern w:val="0"/>
                  <w:sz w:val="24"/>
                  <w:szCs w:val="24"/>
                  <w:lang w:bidi="ar"/>
                </w:rPr>
                <w:delText>4、我单位严格执行电信业务实名登记制度，准确提供并定期更新登记信息。如登记信息发生改变，主动告知浙江移动。</w:delText>
              </w:r>
            </w:del>
            <w:del w:id="599" w:author="miaosiy" w:date="2025-07-31T16:08:17Z">
              <w:r>
                <w:rPr>
                  <w:rFonts w:ascii="宋体" w:hAnsi="宋体" w:eastAsia="宋体" w:cs="宋体"/>
                  <w:kern w:val="0"/>
                  <w:sz w:val="24"/>
                  <w:szCs w:val="24"/>
                  <w:lang w:bidi="ar"/>
                </w:rPr>
                <w:br w:type="textWrapping"/>
              </w:r>
            </w:del>
            <w:del w:id="600" w:author="miaosiy" w:date="2025-07-31T16:08:17Z">
              <w:r>
                <w:rPr>
                  <w:rFonts w:ascii="宋体" w:hAnsi="宋体" w:eastAsia="宋体" w:cs="宋体"/>
                  <w:kern w:val="0"/>
                  <w:sz w:val="24"/>
                  <w:szCs w:val="24"/>
                  <w:lang w:bidi="ar"/>
                </w:rPr>
                <w:delText>5、不利用语音专线违法违规或在无资质情况下经营呼叫中心业务，按照所申请的呼叫中心业务经营许可资质合法经营。</w:delText>
              </w:r>
            </w:del>
            <w:del w:id="601" w:author="miaosiy" w:date="2025-07-31T16:08:17Z">
              <w:r>
                <w:rPr>
                  <w:rFonts w:ascii="宋体" w:hAnsi="宋体" w:eastAsia="宋体" w:cs="宋体"/>
                  <w:kern w:val="0"/>
                  <w:sz w:val="24"/>
                  <w:szCs w:val="24"/>
                  <w:lang w:bidi="ar"/>
                </w:rPr>
                <w:br w:type="textWrapping"/>
              </w:r>
            </w:del>
            <w:del w:id="602" w:author="miaosiy" w:date="2025-07-31T16:08:17Z">
              <w:r>
                <w:rPr>
                  <w:rFonts w:ascii="宋体" w:hAnsi="宋体" w:eastAsia="宋体" w:cs="宋体"/>
                  <w:kern w:val="0"/>
                  <w:sz w:val="24"/>
                  <w:szCs w:val="24"/>
                  <w:lang w:bidi="ar"/>
                </w:rPr>
                <w:delText>6、不违法违规经营语音业务，例如违规经营IP电话或为非法IP电话提供落地等服务，不得违法违规经营国际电信业务，不传播九不准等违法违规信息，不进行虚假改号呼叫。</w:delText>
              </w:r>
            </w:del>
            <w:del w:id="603" w:author="miaosiy" w:date="2025-07-31T16:08:17Z">
              <w:r>
                <w:rPr>
                  <w:rFonts w:ascii="宋体" w:hAnsi="宋体" w:eastAsia="宋体" w:cs="宋体"/>
                  <w:kern w:val="0"/>
                  <w:sz w:val="24"/>
                  <w:szCs w:val="24"/>
                  <w:lang w:bidi="ar"/>
                </w:rPr>
                <w:br w:type="textWrapping"/>
              </w:r>
            </w:del>
            <w:del w:id="604" w:author="miaosiy" w:date="2025-07-31T16:08:17Z">
              <w:r>
                <w:rPr>
                  <w:rFonts w:ascii="宋体" w:hAnsi="宋体" w:eastAsia="宋体" w:cs="宋体"/>
                  <w:kern w:val="0"/>
                  <w:sz w:val="24"/>
                  <w:szCs w:val="24"/>
                  <w:lang w:bidi="ar"/>
                </w:rPr>
                <w:delText>7、我单位严格遵守业务范围，我单位承诺不违规经营、不变更合同约定用途。</w:delText>
              </w:r>
            </w:del>
            <w:del w:id="605" w:author="miaosiy" w:date="2025-07-31T16:08:17Z">
              <w:r>
                <w:rPr>
                  <w:rFonts w:ascii="宋体" w:hAnsi="宋体" w:eastAsia="宋体" w:cs="宋体"/>
                  <w:kern w:val="0"/>
                  <w:sz w:val="24"/>
                  <w:szCs w:val="24"/>
                  <w:lang w:bidi="ar"/>
                </w:rPr>
                <w:br w:type="textWrapping"/>
              </w:r>
            </w:del>
            <w:del w:id="606" w:author="miaosiy" w:date="2025-07-31T16:08:17Z">
              <w:r>
                <w:rPr>
                  <w:rFonts w:ascii="宋体" w:hAnsi="宋体" w:eastAsia="宋体" w:cs="宋体"/>
                  <w:kern w:val="0"/>
                  <w:sz w:val="24"/>
                  <w:szCs w:val="24"/>
                  <w:lang w:bidi="ar"/>
                </w:rPr>
                <w:delText>8、我单位接入使用本业务的主叫号码只能使用浙江移动或工信部分配的号码，不得隐藏、变更或转租、转售号码及语音专线。经营性呼叫中心不使用用户号码作为业务号码,不为改号软件提供呼叫接续服务。</w:delText>
              </w:r>
            </w:del>
            <w:del w:id="607" w:author="miaosiy" w:date="2025-07-31T16:08:17Z">
              <w:r>
                <w:rPr>
                  <w:rFonts w:ascii="宋体" w:hAnsi="宋体" w:eastAsia="宋体" w:cs="宋体"/>
                  <w:kern w:val="0"/>
                  <w:sz w:val="24"/>
                  <w:szCs w:val="24"/>
                  <w:lang w:bidi="ar"/>
                </w:rPr>
                <w:br w:type="textWrapping"/>
              </w:r>
            </w:del>
            <w:del w:id="608" w:author="miaosiy" w:date="2025-07-31T16:08:17Z">
              <w:r>
                <w:rPr>
                  <w:rFonts w:ascii="宋体" w:hAnsi="宋体" w:eastAsia="宋体" w:cs="宋体"/>
                  <w:kern w:val="0"/>
                  <w:sz w:val="24"/>
                  <w:szCs w:val="24"/>
                  <w:lang w:bidi="ar"/>
                </w:rPr>
                <w:delText>9、我单位承诺不开展无特定主被叫的话务批发业务,不通过技术手段实现网络电话(PC软件/APP等)的语音落地。不采取自动语音群呼方式进行外呼，不按号段盲呼。对于呼叫频次，主叫外呼：单一号码呼出频次每天原则上不超过500次；被叫接听：同一企业所有号码对同一被叫号码呼叫频次每天原则上不超过10次，按照合同要求进行外呼。除即时回访类业务外，主动外呼行为须避开用户的日常休息时段。</w:delText>
              </w:r>
            </w:del>
            <w:del w:id="609" w:author="miaosiy" w:date="2025-07-31T16:08:17Z">
              <w:r>
                <w:rPr>
                  <w:rFonts w:ascii="宋体" w:hAnsi="宋体" w:eastAsia="宋体" w:cs="宋体"/>
                  <w:kern w:val="0"/>
                  <w:sz w:val="24"/>
                  <w:szCs w:val="24"/>
                  <w:lang w:bidi="ar"/>
                </w:rPr>
                <w:br w:type="textWrapping"/>
              </w:r>
            </w:del>
            <w:del w:id="610" w:author="miaosiy" w:date="2025-07-31T16:08:17Z">
              <w:r>
                <w:rPr>
                  <w:rFonts w:ascii="宋体" w:hAnsi="宋体" w:eastAsia="宋体" w:cs="宋体"/>
                  <w:kern w:val="0"/>
                  <w:sz w:val="24"/>
                  <w:szCs w:val="24"/>
                  <w:lang w:bidi="ar"/>
                </w:rPr>
                <w:delText>10、我单位在联网测试、试运行期间、业务正式开通以及合作业务推广过程中，遵守浙江移动相关管理规定，不对浙江移动通信网络、相关业务平台造成危害。</w:delText>
              </w:r>
            </w:del>
            <w:del w:id="611" w:author="miaosiy" w:date="2025-07-31T16:08:17Z">
              <w:r>
                <w:rPr>
                  <w:rFonts w:ascii="宋体" w:hAnsi="宋体" w:eastAsia="宋体" w:cs="宋体"/>
                  <w:kern w:val="0"/>
                  <w:sz w:val="24"/>
                  <w:szCs w:val="24"/>
                  <w:lang w:bidi="ar"/>
                </w:rPr>
                <w:br w:type="textWrapping"/>
              </w:r>
            </w:del>
            <w:del w:id="612" w:author="miaosiy" w:date="2025-07-31T16:08:17Z">
              <w:r>
                <w:rPr>
                  <w:rFonts w:ascii="宋体" w:hAnsi="宋体" w:eastAsia="宋体" w:cs="宋体"/>
                  <w:kern w:val="0"/>
                  <w:sz w:val="24"/>
                  <w:szCs w:val="24"/>
                  <w:lang w:bidi="ar"/>
                </w:rPr>
                <w:delText>11、我单位保证建立有效的信息安全管理制度和技术保障措施，并接受相关主管部门的管理、监督和检查，为相关主管部门提供技术支持。</w:delText>
              </w:r>
            </w:del>
            <w:del w:id="613" w:author="miaosiy" w:date="2025-07-31T16:08:17Z">
              <w:r>
                <w:rPr>
                  <w:rFonts w:ascii="宋体" w:hAnsi="宋体" w:eastAsia="宋体" w:cs="宋体"/>
                  <w:kern w:val="0"/>
                  <w:sz w:val="24"/>
                  <w:szCs w:val="24"/>
                  <w:lang w:bidi="ar"/>
                </w:rPr>
                <w:br w:type="textWrapping"/>
              </w:r>
            </w:del>
            <w:del w:id="614" w:author="miaosiy" w:date="2025-07-31T16:08:17Z">
              <w:r>
                <w:rPr>
                  <w:rFonts w:ascii="宋体" w:hAnsi="宋体" w:eastAsia="宋体" w:cs="宋体"/>
                  <w:kern w:val="0"/>
                  <w:sz w:val="24"/>
                  <w:szCs w:val="24"/>
                  <w:lang w:bidi="ar"/>
                </w:rPr>
                <w:delText>12、我单位承诺不向个人转租转售语音专线业务，不将办公自用电信资源用于经营电信业务。未经浙江移动许可，不对组网架构进行调整，不加装VOIP设备，不开放公网注册。对于以上行为，我单位已知晓可能出现的安全风险，并愿意承担由其引发的一切后果。</w:delText>
              </w:r>
            </w:del>
            <w:del w:id="615" w:author="miaosiy" w:date="2025-07-31T16:08:17Z">
              <w:r>
                <w:rPr>
                  <w:rFonts w:ascii="宋体" w:hAnsi="宋体" w:eastAsia="宋体" w:cs="宋体"/>
                  <w:kern w:val="0"/>
                  <w:sz w:val="24"/>
                  <w:szCs w:val="24"/>
                  <w:lang w:bidi="ar"/>
                </w:rPr>
                <w:br w:type="textWrapping"/>
              </w:r>
            </w:del>
            <w:del w:id="616" w:author="miaosiy" w:date="2025-07-31T16:08:17Z">
              <w:r>
                <w:rPr>
                  <w:rFonts w:ascii="宋体" w:hAnsi="宋体" w:eastAsia="宋体" w:cs="宋体"/>
                  <w:kern w:val="0"/>
                  <w:sz w:val="24"/>
                  <w:szCs w:val="24"/>
                  <w:lang w:bidi="ar"/>
                </w:rPr>
                <w:delText>13、我单位承诺提供的落地号码所有权证明（入网协议和近三个月内的缴费发票）和落地号码机主身份信息真实有效。如我单位更改落地号码，将主动通知浙江移动并提交新号码的落地号码所有权证明（入网协议和近三个月内的缴费发票）和落地号码机主身份信息。</w:delText>
              </w:r>
            </w:del>
            <w:del w:id="617" w:author="miaosiy" w:date="2025-07-31T16:08:17Z">
              <w:r>
                <w:rPr>
                  <w:rFonts w:ascii="宋体" w:hAnsi="宋体" w:eastAsia="宋体" w:cs="宋体"/>
                  <w:kern w:val="0"/>
                  <w:sz w:val="24"/>
                  <w:szCs w:val="24"/>
                  <w:lang w:bidi="ar"/>
                </w:rPr>
                <w:br w:type="textWrapping"/>
              </w:r>
            </w:del>
            <w:del w:id="618" w:author="miaosiy" w:date="2025-07-31T16:08:17Z">
              <w:r>
                <w:rPr>
                  <w:rFonts w:ascii="宋体" w:hAnsi="宋体" w:eastAsia="宋体" w:cs="宋体"/>
                  <w:kern w:val="0"/>
                  <w:sz w:val="24"/>
                  <w:szCs w:val="24"/>
                  <w:lang w:bidi="ar"/>
                </w:rPr>
                <w:delText>14、针对“语音专线”、“呼叫中心直连”业务，我单位承诺对自身对外呼叫话务及其内容承担一切法律责任。若发现且核实冒用或伪造资料，违法使用，违规外呼，超约定用途使用、转租转售、被公安机关通报及被</w:delText>
              </w:r>
            </w:del>
            <w:del w:id="619" w:author="miaosiy" w:date="2025-07-31T16:08:17Z">
              <w:r>
                <w:rPr>
                  <w:rFonts w:hint="eastAsia" w:ascii="宋体" w:hAnsi="宋体" w:eastAsia="宋体" w:cs="宋体"/>
                  <w:kern w:val="0"/>
                  <w:sz w:val="24"/>
                  <w:szCs w:val="24"/>
                  <w:lang w:bidi="ar"/>
                </w:rPr>
                <w:delText>甲方</w:delText>
              </w:r>
            </w:del>
            <w:del w:id="620" w:author="miaosiy" w:date="2025-07-31T16:08:17Z">
              <w:r>
                <w:rPr>
                  <w:rFonts w:ascii="宋体" w:hAnsi="宋体" w:eastAsia="宋体" w:cs="宋体"/>
                  <w:kern w:val="0"/>
                  <w:sz w:val="24"/>
                  <w:szCs w:val="24"/>
                  <w:lang w:bidi="ar"/>
                </w:rPr>
                <w:delText>投诉骚扰等情况的，浙江移动有权追究我单位责任并使用包括但不限于关停、销户等手段的处理措施。</w:delText>
              </w:r>
            </w:del>
            <w:del w:id="621" w:author="miaosiy" w:date="2025-07-31T16:08:17Z">
              <w:r>
                <w:rPr>
                  <w:rFonts w:ascii="宋体" w:hAnsi="宋体" w:eastAsia="宋体" w:cs="宋体"/>
                  <w:kern w:val="0"/>
                  <w:sz w:val="24"/>
                  <w:szCs w:val="24"/>
                  <w:lang w:bidi="ar"/>
                </w:rPr>
                <w:br w:type="textWrapping"/>
              </w:r>
            </w:del>
            <w:del w:id="622" w:author="miaosiy" w:date="2025-07-31T16:08:17Z">
              <w:r>
                <w:rPr>
                  <w:rFonts w:ascii="宋体" w:hAnsi="宋体" w:eastAsia="宋体" w:cs="宋体"/>
                  <w:kern w:val="0"/>
                  <w:sz w:val="24"/>
                  <w:szCs w:val="24"/>
                  <w:lang w:bidi="ar"/>
                </w:rPr>
                <w:delText>15、对于业务开发和运行过程中我单位提供的所有资料（包括技术、用户信息等），双方均有保密义务，且仅限我单位在浙江移动办理开通本协议规定的业务时作为证明材料使用。</w:delText>
              </w:r>
            </w:del>
            <w:del w:id="623" w:author="miaosiy" w:date="2025-07-31T16:08:17Z">
              <w:r>
                <w:rPr>
                  <w:rFonts w:ascii="宋体" w:hAnsi="宋体" w:eastAsia="宋体" w:cs="宋体"/>
                  <w:kern w:val="0"/>
                  <w:sz w:val="24"/>
                  <w:szCs w:val="24"/>
                  <w:lang w:bidi="ar"/>
                </w:rPr>
                <w:br w:type="textWrapping"/>
              </w:r>
            </w:del>
            <w:del w:id="624" w:author="miaosiy" w:date="2025-07-31T16:08:17Z">
              <w:r>
                <w:rPr>
                  <w:rFonts w:ascii="宋体" w:hAnsi="宋体" w:eastAsia="宋体" w:cs="宋体"/>
                  <w:kern w:val="0"/>
                  <w:sz w:val="24"/>
                  <w:szCs w:val="24"/>
                  <w:lang w:bidi="ar"/>
                </w:rPr>
                <w:delText>16、我单位如果变更名称、账户、通讯地址、联系人等相关信息，应在变更前将变更后的相关信息及时以书面形式通知浙江移动，否则，我单位自行承担由此造成的一切后果。</w:delText>
              </w:r>
            </w:del>
            <w:del w:id="625" w:author="miaosiy" w:date="2025-07-31T16:08:17Z">
              <w:r>
                <w:rPr>
                  <w:rFonts w:ascii="宋体" w:hAnsi="宋体" w:eastAsia="宋体" w:cs="宋体"/>
                  <w:kern w:val="0"/>
                  <w:sz w:val="24"/>
                  <w:szCs w:val="24"/>
                  <w:lang w:bidi="ar"/>
                </w:rPr>
                <w:br w:type="textWrapping"/>
              </w:r>
            </w:del>
            <w:del w:id="626" w:author="miaosiy" w:date="2025-07-31T16:08:17Z">
              <w:r>
                <w:rPr>
                  <w:rFonts w:ascii="宋体" w:hAnsi="宋体" w:eastAsia="宋体" w:cs="宋体"/>
                  <w:kern w:val="0"/>
                  <w:sz w:val="24"/>
                  <w:szCs w:val="24"/>
                  <w:lang w:bidi="ar"/>
                </w:rPr>
                <w:delText>17、针对“呼叫中心直连”，我单位开展商业营销外呼的，承诺需征得用户同意，建立用户白名单并留存相关依据资料，规范外呼时段、行为等，不得对用户正常生活造成影响。用户明确表示拒绝后，不得继续向其发起呼叫。</w:delText>
              </w:r>
            </w:del>
            <w:del w:id="627" w:author="miaosiy" w:date="2025-07-31T16:08:17Z">
              <w:r>
                <w:rPr>
                  <w:rFonts w:ascii="宋体" w:hAnsi="宋体" w:eastAsia="宋体" w:cs="宋体"/>
                  <w:kern w:val="0"/>
                  <w:sz w:val="24"/>
                  <w:szCs w:val="24"/>
                  <w:lang w:bidi="ar"/>
                </w:rPr>
                <w:br w:type="textWrapping"/>
              </w:r>
            </w:del>
            <w:del w:id="628" w:author="miaosiy" w:date="2025-07-31T16:08:17Z">
              <w:r>
                <w:rPr>
                  <w:rFonts w:ascii="宋体" w:hAnsi="宋体" w:eastAsia="宋体" w:cs="宋体"/>
                  <w:kern w:val="0"/>
                  <w:sz w:val="24"/>
                  <w:szCs w:val="24"/>
                  <w:lang w:bidi="ar"/>
                </w:rPr>
                <w:delText>18、我单位已经知晓并同意浙江移动对港澳台和国际长途业务的流量进行监测，如果发现异常话务（超长、超频），同意贵公司进行技术处理，包括且不限于：限制并发话路、特定国家方向关闭、关闭所有国家方向等。</w:delText>
              </w:r>
            </w:del>
          </w:p>
        </w:tc>
      </w:tr>
    </w:tbl>
    <w:p w14:paraId="4F2E9320">
      <w:pPr>
        <w:pStyle w:val="10"/>
        <w:widowControl/>
        <w:spacing w:before="42" w:beforeAutospacing="0" w:after="42" w:afterAutospacing="0" w:line="192" w:lineRule="atLeast"/>
        <w:rPr>
          <w:del w:id="629" w:author="miaosiy" w:date="2025-07-31T16:08:17Z"/>
          <w:sz w:val="24"/>
          <w:szCs w:val="24"/>
        </w:rPr>
      </w:pPr>
      <w:del w:id="630" w:author="miaosiy" w:date="2025-07-31T16:08:17Z">
        <w:r>
          <w:rPr>
            <w:rFonts w:hint="eastAsia" w:ascii="微软雅黑" w:hAnsi="微软雅黑" w:eastAsia="微软雅黑" w:cs="微软雅黑"/>
            <w:color w:val="000000"/>
            <w:sz w:val="24"/>
            <w:szCs w:val="24"/>
          </w:rPr>
          <w:delText>五、我单位如出现任何违反上述承诺的情况，将依据与浙江移动的合同承担违约责任，包括但不限于在不通知我单位的情况下关停业务，直至单方面终止业务合作协议，并接受有关部门的严肃处理，包括但不限于限期整改、公开曝光，追究我单位负责人法律责任和其他依据法律的规定和合同的约定应承担的法律责任</w:delText>
        </w:r>
      </w:del>
      <w:del w:id="631" w:author="miaosiy" w:date="2025-07-31T16:08:17Z">
        <w:r>
          <w:rPr>
            <w:rFonts w:hint="eastAsia" w:ascii="微软雅黑" w:hAnsi="微软雅黑" w:eastAsia="微软雅黑" w:cs="微软雅黑"/>
            <w:color w:val="000000"/>
            <w:sz w:val="24"/>
            <w:szCs w:val="24"/>
            <w:lang w:eastAsia="zh-CN"/>
          </w:rPr>
          <w:delText>。</w:delText>
        </w:r>
      </w:del>
    </w:p>
    <w:p w14:paraId="05581973">
      <w:pPr>
        <w:pStyle w:val="10"/>
        <w:widowControl/>
        <w:spacing w:before="42" w:beforeAutospacing="0" w:after="42" w:afterAutospacing="0" w:line="192" w:lineRule="atLeast"/>
        <w:rPr>
          <w:del w:id="632" w:author="miaosiy" w:date="2025-07-31T16:08:17Z"/>
          <w:rFonts w:hint="eastAsia" w:ascii="微软雅黑" w:hAnsi="微软雅黑" w:eastAsia="微软雅黑" w:cs="微软雅黑"/>
          <w:color w:val="000000"/>
          <w:sz w:val="24"/>
          <w:szCs w:val="24"/>
        </w:rPr>
      </w:pPr>
      <w:del w:id="633" w:author="miaosiy" w:date="2025-07-31T16:08:17Z">
        <w:r>
          <w:rPr>
            <w:rFonts w:hint="eastAsia" w:ascii="微软雅黑" w:hAnsi="微软雅黑" w:eastAsia="微软雅黑" w:cs="微软雅黑"/>
            <w:color w:val="000000"/>
            <w:sz w:val="24"/>
            <w:szCs w:val="24"/>
          </w:rPr>
          <w:delText>六、此承诺书经我单位签署盖章后生效，并由浙江移动负责保管。</w:delText>
        </w:r>
      </w:del>
    </w:p>
    <w:p w14:paraId="2DEE3C7C">
      <w:pPr>
        <w:pStyle w:val="10"/>
        <w:widowControl/>
        <w:spacing w:before="42" w:beforeAutospacing="0" w:after="42" w:afterAutospacing="0" w:line="192" w:lineRule="atLeast"/>
        <w:rPr>
          <w:del w:id="634" w:author="miaosiy" w:date="2025-07-31T16:08:17Z"/>
          <w:rFonts w:hint="eastAsia" w:ascii="微软雅黑" w:hAnsi="微软雅黑" w:eastAsia="微软雅黑" w:cs="微软雅黑"/>
          <w:color w:val="000000"/>
          <w:sz w:val="24"/>
          <w:szCs w:val="24"/>
        </w:rPr>
      </w:pPr>
      <w:del w:id="635" w:author="miaosiy" w:date="2025-07-31T16:08:17Z">
        <w:r>
          <w:rPr>
            <w:rFonts w:hint="eastAsia" w:ascii="微软雅黑" w:hAnsi="微软雅黑" w:eastAsia="微软雅黑" w:cs="微软雅黑"/>
            <w:color w:val="000000"/>
            <w:sz w:val="24"/>
            <w:szCs w:val="24"/>
          </w:rPr>
          <w:delText>特此承诺。</w:delText>
        </w:r>
      </w:del>
      <w:del w:id="636" w:author="miaosiy" w:date="2025-07-31T16:08:17Z">
        <w:r>
          <w:rPr>
            <w:rFonts w:ascii="微软雅黑" w:hAnsi="微软雅黑" w:eastAsia="微软雅黑" w:cs="微软雅黑"/>
            <w:color w:val="000000"/>
            <w:sz w:val="24"/>
            <w:szCs w:val="24"/>
          </w:rPr>
          <w:delText xml:space="preserve">               </w:delText>
        </w:r>
      </w:del>
    </w:p>
    <w:p w14:paraId="3B67B604">
      <w:pPr>
        <w:pStyle w:val="10"/>
        <w:widowControl/>
        <w:spacing w:before="42" w:beforeAutospacing="0" w:after="42" w:afterAutospacing="0" w:line="192" w:lineRule="atLeast"/>
        <w:rPr>
          <w:del w:id="637" w:author="miaosiy" w:date="2025-07-31T16:08:17Z"/>
          <w:rFonts w:hint="eastAsia" w:ascii="微软雅黑" w:hAnsi="微软雅黑" w:eastAsia="微软雅黑" w:cs="微软雅黑"/>
          <w:color w:val="000000"/>
          <w:sz w:val="24"/>
          <w:szCs w:val="24"/>
        </w:rPr>
      </w:pPr>
    </w:p>
    <w:p w14:paraId="35828FBD">
      <w:pPr>
        <w:pStyle w:val="10"/>
        <w:widowControl/>
        <w:spacing w:before="42" w:beforeAutospacing="0" w:after="42" w:afterAutospacing="0" w:line="192" w:lineRule="atLeast"/>
        <w:ind w:firstLine="2880" w:firstLineChars="1200"/>
        <w:rPr>
          <w:del w:id="638" w:author="miaosiy" w:date="2025-07-31T16:08:17Z"/>
          <w:rFonts w:hint="eastAsia" w:ascii="微软雅黑" w:hAnsi="微软雅黑" w:eastAsia="微软雅黑" w:cs="微软雅黑"/>
          <w:color w:val="000000"/>
          <w:sz w:val="24"/>
          <w:szCs w:val="24"/>
        </w:rPr>
      </w:pPr>
      <w:del w:id="639" w:author="miaosiy" w:date="2025-07-31T16:08:17Z">
        <w:r>
          <w:rPr>
            <w:rFonts w:ascii="微软雅黑" w:hAnsi="微软雅黑" w:eastAsia="微软雅黑" w:cs="微软雅黑"/>
            <w:color w:val="000000"/>
            <w:sz w:val="24"/>
            <w:szCs w:val="24"/>
          </w:rPr>
          <w:delText xml:space="preserve">         </w:delText>
        </w:r>
      </w:del>
      <w:del w:id="640" w:author="miaosiy" w:date="2025-07-31T16:08:17Z">
        <w:r>
          <w:rPr>
            <w:rFonts w:hint="eastAsia" w:ascii="微软雅黑" w:hAnsi="微软雅黑" w:eastAsia="微软雅黑" w:cs="微软雅黑"/>
            <w:color w:val="000000"/>
            <w:sz w:val="24"/>
            <w:szCs w:val="24"/>
          </w:rPr>
          <w:delText>浙江农村商业联合银行股份有限公司</w:delText>
        </w:r>
      </w:del>
    </w:p>
    <w:p w14:paraId="52AF4BE3">
      <w:pPr>
        <w:pStyle w:val="10"/>
        <w:widowControl/>
        <w:spacing w:before="42" w:beforeAutospacing="0" w:after="42" w:afterAutospacing="0" w:line="192" w:lineRule="atLeast"/>
        <w:ind w:firstLine="6960" w:firstLineChars="2900"/>
        <w:rPr>
          <w:del w:id="641" w:author="miaosiy" w:date="2025-07-31T16:08:17Z"/>
          <w:rFonts w:hint="eastAsia" w:ascii="微软雅黑" w:hAnsi="微软雅黑" w:eastAsia="微软雅黑" w:cs="微软雅黑"/>
          <w:color w:val="000000"/>
          <w:sz w:val="24"/>
          <w:szCs w:val="24"/>
        </w:rPr>
      </w:pPr>
      <w:del w:id="642" w:author="miaosiy" w:date="2025-07-31T16:08:17Z">
        <w:r>
          <w:rPr>
            <w:rFonts w:hint="eastAsia" w:ascii="微软雅黑" w:hAnsi="微软雅黑" w:eastAsia="微软雅黑" w:cs="微软雅黑"/>
            <w:color w:val="000000"/>
            <w:sz w:val="24"/>
            <w:szCs w:val="24"/>
          </w:rPr>
          <w:delText>（公章）</w:delText>
        </w:r>
      </w:del>
    </w:p>
    <w:p w14:paraId="0DADDAB1">
      <w:pPr>
        <w:rPr>
          <w:del w:id="643" w:author="miaosiy" w:date="2025-07-31T16:08:17Z"/>
          <w:rFonts w:hint="eastAsia" w:ascii="微软雅黑" w:hAnsi="微软雅黑" w:eastAsia="微软雅黑" w:cs="微软雅黑"/>
          <w:color w:val="000000"/>
          <w:sz w:val="24"/>
          <w:szCs w:val="24"/>
        </w:rPr>
      </w:pPr>
      <w:del w:id="644" w:author="miaosiy" w:date="2025-07-31T16:08:17Z">
        <w:r>
          <w:rPr>
            <w:rFonts w:hint="eastAsia" w:ascii="微软雅黑" w:hAnsi="微软雅黑" w:eastAsia="微软雅黑" w:cs="微软雅黑"/>
            <w:color w:val="000000"/>
            <w:sz w:val="24"/>
            <w:szCs w:val="24"/>
          </w:rPr>
          <w:br w:type="page"/>
        </w:r>
      </w:del>
    </w:p>
    <w:p w14:paraId="32539B48">
      <w:pPr>
        <w:pStyle w:val="4"/>
        <w:widowControl/>
        <w:spacing w:line="500" w:lineRule="exact"/>
        <w:jc w:val="both"/>
        <w:rPr>
          <w:ins w:id="646" w:author="miaosiy" w:date="2025-07-31T16:29:21Z"/>
          <w:color w:val="000000"/>
          <w:sz w:val="20"/>
          <w:szCs w:val="20"/>
        </w:rPr>
        <w:pPrChange w:id="645" w:author="miaosiy" w:date="2025-07-31T16:29:18Z">
          <w:pPr>
            <w:pStyle w:val="4"/>
            <w:widowControl/>
            <w:jc w:val="both"/>
          </w:pPr>
        </w:pPrChange>
      </w:pPr>
    </w:p>
    <w:p w14:paraId="7AB373E8">
      <w:pPr>
        <w:pStyle w:val="4"/>
        <w:widowControl/>
        <w:spacing w:line="500" w:lineRule="exact"/>
        <w:jc w:val="both"/>
        <w:rPr>
          <w:ins w:id="648" w:author="miaosiy" w:date="2025-07-31T16:29:21Z"/>
          <w:color w:val="000000"/>
          <w:sz w:val="20"/>
          <w:szCs w:val="20"/>
        </w:rPr>
        <w:pPrChange w:id="647" w:author="miaosiy" w:date="2025-07-31T16:29:18Z">
          <w:pPr>
            <w:pStyle w:val="4"/>
            <w:widowControl/>
            <w:jc w:val="both"/>
          </w:pPr>
        </w:pPrChange>
      </w:pPr>
    </w:p>
    <w:p w14:paraId="40825441">
      <w:pPr>
        <w:pStyle w:val="4"/>
        <w:widowControl/>
        <w:spacing w:line="500" w:lineRule="exact"/>
        <w:jc w:val="both"/>
        <w:rPr>
          <w:ins w:id="650" w:author="miaosiy" w:date="2025-07-31T16:29:22Z"/>
          <w:color w:val="000000"/>
          <w:sz w:val="20"/>
          <w:szCs w:val="20"/>
        </w:rPr>
        <w:pPrChange w:id="649" w:author="miaosiy" w:date="2025-07-31T16:29:18Z">
          <w:pPr>
            <w:pStyle w:val="4"/>
            <w:widowControl/>
            <w:jc w:val="both"/>
          </w:pPr>
        </w:pPrChange>
      </w:pPr>
    </w:p>
    <w:p w14:paraId="6F08FB23">
      <w:pPr>
        <w:pStyle w:val="4"/>
        <w:widowControl/>
        <w:spacing w:line="500" w:lineRule="exact"/>
        <w:jc w:val="both"/>
        <w:rPr>
          <w:ins w:id="652" w:author="miaosiy" w:date="2025-07-31T16:29:22Z"/>
          <w:color w:val="000000"/>
          <w:sz w:val="20"/>
          <w:szCs w:val="20"/>
        </w:rPr>
        <w:pPrChange w:id="651" w:author="miaosiy" w:date="2025-07-31T16:29:18Z">
          <w:pPr>
            <w:pStyle w:val="4"/>
            <w:widowControl/>
            <w:jc w:val="both"/>
          </w:pPr>
        </w:pPrChange>
      </w:pPr>
    </w:p>
    <w:p w14:paraId="6B30C5D3">
      <w:pPr>
        <w:pStyle w:val="4"/>
        <w:widowControl/>
        <w:spacing w:line="500" w:lineRule="exact"/>
        <w:jc w:val="both"/>
        <w:rPr>
          <w:ins w:id="654" w:author="miaosiy" w:date="2025-07-31T16:29:22Z"/>
          <w:color w:val="000000"/>
          <w:sz w:val="20"/>
          <w:szCs w:val="20"/>
        </w:rPr>
        <w:pPrChange w:id="653" w:author="miaosiy" w:date="2025-07-31T16:29:18Z">
          <w:pPr>
            <w:pStyle w:val="4"/>
            <w:widowControl/>
            <w:jc w:val="both"/>
          </w:pPr>
        </w:pPrChange>
      </w:pPr>
    </w:p>
    <w:p w14:paraId="41C3A871">
      <w:pPr>
        <w:pStyle w:val="4"/>
        <w:widowControl/>
        <w:spacing w:line="500" w:lineRule="exact"/>
        <w:jc w:val="both"/>
        <w:rPr>
          <w:ins w:id="656" w:author="miaosiy" w:date="2025-07-31T16:29:22Z"/>
          <w:color w:val="000000"/>
          <w:sz w:val="20"/>
          <w:szCs w:val="20"/>
        </w:rPr>
        <w:pPrChange w:id="655" w:author="miaosiy" w:date="2025-07-31T16:29:18Z">
          <w:pPr>
            <w:pStyle w:val="4"/>
            <w:widowControl/>
            <w:jc w:val="both"/>
          </w:pPr>
        </w:pPrChange>
      </w:pPr>
    </w:p>
    <w:p w14:paraId="324340C5">
      <w:pPr>
        <w:pStyle w:val="4"/>
        <w:widowControl/>
        <w:spacing w:line="500" w:lineRule="exact"/>
        <w:jc w:val="both"/>
        <w:rPr>
          <w:ins w:id="658" w:author="miaosiy" w:date="2025-07-31T16:29:22Z"/>
          <w:color w:val="000000"/>
          <w:sz w:val="20"/>
          <w:szCs w:val="20"/>
        </w:rPr>
        <w:pPrChange w:id="657" w:author="miaosiy" w:date="2025-07-31T16:29:18Z">
          <w:pPr>
            <w:pStyle w:val="4"/>
            <w:widowControl/>
            <w:jc w:val="both"/>
          </w:pPr>
        </w:pPrChange>
      </w:pPr>
    </w:p>
    <w:p w14:paraId="174AF355">
      <w:pPr>
        <w:pStyle w:val="4"/>
        <w:widowControl/>
        <w:spacing w:line="500" w:lineRule="exact"/>
        <w:jc w:val="both"/>
        <w:rPr>
          <w:ins w:id="660" w:author="miaosiy" w:date="2025-07-31T16:29:22Z"/>
          <w:color w:val="000000"/>
          <w:sz w:val="20"/>
          <w:szCs w:val="20"/>
        </w:rPr>
        <w:pPrChange w:id="659" w:author="miaosiy" w:date="2025-07-31T16:29:18Z">
          <w:pPr>
            <w:pStyle w:val="4"/>
            <w:widowControl/>
            <w:jc w:val="both"/>
          </w:pPr>
        </w:pPrChange>
      </w:pPr>
    </w:p>
    <w:p w14:paraId="29B075F7">
      <w:pPr>
        <w:pStyle w:val="4"/>
        <w:widowControl/>
        <w:spacing w:line="500" w:lineRule="exact"/>
        <w:jc w:val="both"/>
        <w:rPr>
          <w:ins w:id="662" w:author="miaosiy" w:date="2025-07-31T16:29:23Z"/>
          <w:color w:val="000000"/>
          <w:sz w:val="20"/>
          <w:szCs w:val="20"/>
        </w:rPr>
        <w:pPrChange w:id="661" w:author="miaosiy" w:date="2025-07-31T16:29:18Z">
          <w:pPr>
            <w:pStyle w:val="4"/>
            <w:widowControl/>
            <w:jc w:val="both"/>
          </w:pPr>
        </w:pPrChange>
      </w:pPr>
    </w:p>
    <w:p w14:paraId="6378CCAC">
      <w:pPr>
        <w:pStyle w:val="4"/>
        <w:widowControl/>
        <w:spacing w:line="500" w:lineRule="exact"/>
        <w:jc w:val="both"/>
        <w:rPr>
          <w:ins w:id="664" w:author="miaosiy" w:date="2025-07-31T16:29:23Z"/>
          <w:color w:val="000000"/>
          <w:sz w:val="20"/>
          <w:szCs w:val="20"/>
        </w:rPr>
        <w:pPrChange w:id="663" w:author="miaosiy" w:date="2025-07-31T16:29:18Z">
          <w:pPr>
            <w:pStyle w:val="4"/>
            <w:widowControl/>
            <w:jc w:val="both"/>
          </w:pPr>
        </w:pPrChange>
      </w:pPr>
    </w:p>
    <w:p w14:paraId="46B5D357">
      <w:pPr>
        <w:pStyle w:val="4"/>
        <w:widowControl/>
        <w:spacing w:line="500" w:lineRule="exact"/>
        <w:jc w:val="both"/>
        <w:rPr>
          <w:ins w:id="666" w:author="miaosiy" w:date="2025-07-31T16:29:23Z"/>
          <w:color w:val="000000"/>
          <w:sz w:val="20"/>
          <w:szCs w:val="20"/>
        </w:rPr>
        <w:pPrChange w:id="665" w:author="miaosiy" w:date="2025-07-31T16:29:18Z">
          <w:pPr>
            <w:pStyle w:val="4"/>
            <w:widowControl/>
            <w:jc w:val="both"/>
          </w:pPr>
        </w:pPrChange>
      </w:pPr>
    </w:p>
    <w:p w14:paraId="0DF8CE65">
      <w:pPr>
        <w:pStyle w:val="4"/>
        <w:widowControl/>
        <w:spacing w:line="500" w:lineRule="exact"/>
        <w:jc w:val="both"/>
        <w:rPr>
          <w:ins w:id="668" w:author="miaosiy" w:date="2025-07-31T16:29:24Z"/>
          <w:color w:val="000000"/>
          <w:sz w:val="20"/>
          <w:szCs w:val="20"/>
        </w:rPr>
        <w:pPrChange w:id="667" w:author="miaosiy" w:date="2025-07-31T16:29:18Z">
          <w:pPr>
            <w:pStyle w:val="4"/>
            <w:widowControl/>
            <w:jc w:val="both"/>
          </w:pPr>
        </w:pPrChange>
      </w:pPr>
    </w:p>
    <w:p w14:paraId="3547D899">
      <w:pPr>
        <w:pStyle w:val="4"/>
        <w:widowControl/>
        <w:spacing w:line="500" w:lineRule="exact"/>
        <w:jc w:val="both"/>
        <w:rPr>
          <w:ins w:id="670" w:author="miaosiy" w:date="2025-07-31T16:29:24Z"/>
          <w:color w:val="000000"/>
          <w:sz w:val="20"/>
          <w:szCs w:val="20"/>
        </w:rPr>
        <w:pPrChange w:id="669" w:author="miaosiy" w:date="2025-07-31T16:29:18Z">
          <w:pPr>
            <w:pStyle w:val="4"/>
            <w:widowControl/>
            <w:jc w:val="both"/>
          </w:pPr>
        </w:pPrChange>
      </w:pPr>
    </w:p>
    <w:p w14:paraId="39E6E456">
      <w:pPr>
        <w:pStyle w:val="4"/>
        <w:widowControl/>
        <w:spacing w:line="500" w:lineRule="exact"/>
        <w:jc w:val="both"/>
        <w:rPr>
          <w:ins w:id="672" w:author="miaosiy" w:date="2025-07-31T16:29:24Z"/>
          <w:color w:val="000000"/>
          <w:sz w:val="20"/>
          <w:szCs w:val="20"/>
        </w:rPr>
        <w:pPrChange w:id="671" w:author="miaosiy" w:date="2025-07-31T16:29:18Z">
          <w:pPr>
            <w:pStyle w:val="4"/>
            <w:widowControl/>
            <w:jc w:val="both"/>
          </w:pPr>
        </w:pPrChange>
      </w:pPr>
    </w:p>
    <w:p w14:paraId="64747853">
      <w:pPr>
        <w:pStyle w:val="4"/>
        <w:widowControl/>
        <w:spacing w:line="500" w:lineRule="exact"/>
        <w:jc w:val="both"/>
        <w:rPr>
          <w:del w:id="674" w:author="miaosiy" w:date="2025-07-31T16:29:29Z"/>
          <w:rFonts w:cs="宋体"/>
          <w:color w:val="000000"/>
          <w:sz w:val="24"/>
          <w:szCs w:val="24"/>
          <w:rPrChange w:id="675" w:author="miaosiy" w:date="2025-07-31T16:29:36Z">
            <w:rPr>
              <w:del w:id="676" w:author="miaosiy" w:date="2025-07-31T16:29:29Z"/>
              <w:color w:val="000000"/>
              <w:sz w:val="20"/>
              <w:szCs w:val="20"/>
            </w:rPr>
          </w:rPrChange>
        </w:rPr>
        <w:pPrChange w:id="673" w:author="miaosiy" w:date="2025-07-31T16:29:18Z">
          <w:pPr>
            <w:pStyle w:val="4"/>
            <w:widowControl/>
            <w:jc w:val="both"/>
          </w:pPr>
        </w:pPrChange>
      </w:pPr>
      <w:r>
        <w:rPr>
          <w:rFonts w:cs="宋体"/>
          <w:color w:val="000000"/>
          <w:sz w:val="24"/>
          <w:szCs w:val="24"/>
          <w:rPrChange w:id="677" w:author="miaosiy" w:date="2025-07-31T16:29:36Z">
            <w:rPr>
              <w:color w:val="000000"/>
              <w:sz w:val="20"/>
              <w:szCs w:val="20"/>
            </w:rPr>
          </w:rPrChange>
        </w:rPr>
        <w:t xml:space="preserve">附件二 </w:t>
      </w:r>
    </w:p>
    <w:p w14:paraId="74FF1B41">
      <w:pPr>
        <w:pStyle w:val="4"/>
        <w:widowControl/>
        <w:spacing w:line="500" w:lineRule="exact"/>
        <w:jc w:val="both"/>
        <w:rPr>
          <w:rFonts w:cs="宋体"/>
          <w:color w:val="000000"/>
          <w:sz w:val="24"/>
          <w:szCs w:val="24"/>
          <w:rPrChange w:id="679" w:author="miaosiy" w:date="2025-07-31T16:28:57Z">
            <w:rPr>
              <w:color w:val="000000"/>
              <w:sz w:val="24"/>
              <w:szCs w:val="24"/>
            </w:rPr>
          </w:rPrChange>
        </w:rPr>
        <w:pPrChange w:id="678" w:author="miaosiy" w:date="2025-07-31T16:29:28Z">
          <w:pPr>
            <w:pStyle w:val="4"/>
            <w:widowControl/>
            <w:jc w:val="center"/>
          </w:pPr>
        </w:pPrChange>
      </w:pPr>
      <w:r>
        <w:rPr>
          <w:rFonts w:cs="宋体"/>
          <w:color w:val="000000"/>
          <w:sz w:val="24"/>
          <w:szCs w:val="24"/>
          <w:rPrChange w:id="680" w:author="miaosiy" w:date="2025-07-31T16:28:57Z">
            <w:rPr>
              <w:color w:val="000000"/>
              <w:sz w:val="24"/>
              <w:szCs w:val="24"/>
            </w:rPr>
          </w:rPrChange>
        </w:rPr>
        <w:t>反诈安全及个人信息安全责任协议</w:t>
      </w:r>
    </w:p>
    <w:p w14:paraId="2B398454">
      <w:pPr>
        <w:adjustRightInd w:val="0"/>
        <w:snapToGrid w:val="0"/>
        <w:spacing w:line="500" w:lineRule="exact"/>
        <w:ind w:firstLine="225" w:firstLineChars="94"/>
        <w:rPr>
          <w:rFonts w:hint="eastAsia" w:ascii="宋体" w:hAnsi="宋体" w:eastAsia="宋体" w:cs="宋体"/>
          <w:sz w:val="24"/>
          <w:szCs w:val="24"/>
          <w:rPrChange w:id="682" w:author="miaosiy" w:date="2025-07-31T16:28:57Z">
            <w:rPr>
              <w:rFonts w:hint="eastAsia" w:ascii="楷体_GB2312" w:hAnsi="宋体" w:eastAsia="楷体_GB2312"/>
              <w:sz w:val="24"/>
              <w:szCs w:val="24"/>
            </w:rPr>
          </w:rPrChange>
        </w:rPr>
        <w:pPrChange w:id="681" w:author="miaosiy" w:date="2025-07-31T16:29:18Z">
          <w:pPr>
            <w:adjustRightInd w:val="0"/>
            <w:snapToGrid w:val="0"/>
            <w:spacing w:line="240" w:lineRule="exact"/>
            <w:ind w:firstLine="225" w:firstLineChars="94"/>
          </w:pPr>
        </w:pPrChange>
      </w:pPr>
    </w:p>
    <w:p w14:paraId="1BD5969D">
      <w:pPr>
        <w:spacing w:before="42" w:after="42" w:line="500" w:lineRule="exact"/>
        <w:ind w:firstLine="480" w:firstLineChars="200"/>
        <w:jc w:val="left"/>
        <w:rPr>
          <w:rFonts w:hint="eastAsia" w:ascii="宋体" w:hAnsi="宋体" w:eastAsia="宋体" w:cs="宋体"/>
          <w:color w:val="000000"/>
          <w:kern w:val="0"/>
          <w:sz w:val="24"/>
          <w:szCs w:val="24"/>
          <w:rPrChange w:id="684" w:author="miaosiy" w:date="2025-07-31T16:28:57Z">
            <w:rPr>
              <w:rFonts w:hint="eastAsia" w:ascii="微软雅黑" w:hAnsi="微软雅黑" w:eastAsia="微软雅黑" w:cs="微软雅黑"/>
              <w:color w:val="000000"/>
              <w:kern w:val="0"/>
              <w:sz w:val="24"/>
              <w:szCs w:val="24"/>
            </w:rPr>
          </w:rPrChange>
        </w:rPr>
        <w:pPrChange w:id="683" w:author="miaosiy" w:date="2025-07-31T16:29:18Z">
          <w:pPr>
            <w:spacing w:before="42" w:after="42" w:line="192" w:lineRule="atLeast"/>
            <w:ind w:firstLine="480" w:firstLineChars="200"/>
            <w:jc w:val="left"/>
          </w:pPr>
        </w:pPrChange>
      </w:pPr>
      <w:r>
        <w:rPr>
          <w:rFonts w:hint="eastAsia" w:ascii="宋体" w:hAnsi="宋体" w:eastAsia="宋体" w:cs="宋体"/>
          <w:color w:val="000000"/>
          <w:kern w:val="0"/>
          <w:sz w:val="24"/>
          <w:szCs w:val="24"/>
          <w:rPrChange w:id="685" w:author="miaosiy" w:date="2025-07-31T16:28:57Z">
            <w:rPr>
              <w:rFonts w:hint="eastAsia" w:ascii="微软雅黑" w:hAnsi="微软雅黑" w:eastAsia="微软雅黑" w:cs="微软雅黑"/>
              <w:color w:val="000000"/>
              <w:kern w:val="0"/>
              <w:sz w:val="24"/>
              <w:szCs w:val="24"/>
            </w:rPr>
          </w:rPrChange>
        </w:rPr>
        <w:t>鉴于乙方为甲方提供语音专线业务服务（以下简称“该业务”），为确保用户个人信息、人身及财产的安全，防止电信网络诈骗行为的发生，双方经友好协商，达成如下反诈安全责任协议：</w:t>
      </w:r>
    </w:p>
    <w:p w14:paraId="7663A77A">
      <w:pPr>
        <w:spacing w:before="42" w:after="42" w:line="500" w:lineRule="exact"/>
        <w:jc w:val="left"/>
        <w:rPr>
          <w:rFonts w:hint="eastAsia" w:ascii="宋体" w:hAnsi="宋体" w:eastAsia="宋体" w:cs="宋体"/>
          <w:b/>
          <w:bCs/>
          <w:color w:val="000000"/>
          <w:kern w:val="0"/>
          <w:sz w:val="24"/>
          <w:szCs w:val="24"/>
          <w:rPrChange w:id="687" w:author="miaosiy" w:date="2025-07-31T16:28:57Z">
            <w:rPr>
              <w:rFonts w:hint="eastAsia" w:ascii="微软雅黑" w:hAnsi="微软雅黑" w:eastAsia="微软雅黑" w:cs="微软雅黑"/>
              <w:b/>
              <w:bCs/>
              <w:color w:val="000000"/>
              <w:kern w:val="0"/>
              <w:sz w:val="24"/>
              <w:szCs w:val="24"/>
            </w:rPr>
          </w:rPrChange>
        </w:rPr>
        <w:pPrChange w:id="686" w:author="miaosiy" w:date="2025-07-31T16:29:18Z">
          <w:pPr>
            <w:spacing w:before="42" w:after="42" w:line="192" w:lineRule="atLeast"/>
            <w:jc w:val="left"/>
          </w:pPr>
        </w:pPrChange>
      </w:pPr>
      <w:r>
        <w:rPr>
          <w:rFonts w:hint="eastAsia" w:ascii="宋体" w:hAnsi="宋体" w:eastAsia="宋体" w:cs="宋体"/>
          <w:b/>
          <w:bCs/>
          <w:color w:val="000000"/>
          <w:kern w:val="0"/>
          <w:sz w:val="24"/>
          <w:szCs w:val="24"/>
          <w:rPrChange w:id="688" w:author="miaosiy" w:date="2025-07-31T16:28:57Z">
            <w:rPr>
              <w:rFonts w:hint="eastAsia" w:ascii="微软雅黑" w:hAnsi="微软雅黑" w:eastAsia="微软雅黑" w:cs="微软雅黑"/>
              <w:b/>
              <w:bCs/>
              <w:color w:val="000000"/>
              <w:kern w:val="0"/>
              <w:sz w:val="24"/>
              <w:szCs w:val="24"/>
            </w:rPr>
          </w:rPrChange>
        </w:rPr>
        <w:t>第一条 定义与解释</w:t>
      </w:r>
    </w:p>
    <w:p w14:paraId="4A64DD45">
      <w:pPr>
        <w:spacing w:before="42" w:after="42" w:line="500" w:lineRule="exact"/>
        <w:ind w:firstLine="480" w:firstLineChars="200"/>
        <w:jc w:val="left"/>
        <w:rPr>
          <w:rFonts w:hint="eastAsia" w:ascii="宋体" w:hAnsi="宋体" w:eastAsia="宋体" w:cs="宋体"/>
          <w:color w:val="000000"/>
          <w:kern w:val="0"/>
          <w:sz w:val="24"/>
          <w:szCs w:val="24"/>
          <w:rPrChange w:id="690" w:author="miaosiy" w:date="2025-07-31T16:28:57Z">
            <w:rPr>
              <w:rFonts w:hint="eastAsia" w:ascii="微软雅黑" w:hAnsi="微软雅黑" w:eastAsia="微软雅黑" w:cs="微软雅黑"/>
              <w:color w:val="000000"/>
              <w:kern w:val="0"/>
              <w:sz w:val="24"/>
              <w:szCs w:val="24"/>
            </w:rPr>
          </w:rPrChange>
        </w:rPr>
        <w:pPrChange w:id="689" w:author="miaosiy" w:date="2025-07-31T16:29:18Z">
          <w:pPr>
            <w:spacing w:before="42" w:after="42" w:line="192" w:lineRule="atLeast"/>
            <w:ind w:firstLine="480" w:firstLineChars="200"/>
            <w:jc w:val="left"/>
          </w:pPr>
        </w:pPrChange>
      </w:pPr>
      <w:r>
        <w:rPr>
          <w:rFonts w:hint="eastAsia" w:ascii="宋体" w:hAnsi="宋体" w:eastAsia="宋体" w:cs="宋体"/>
          <w:color w:val="000000"/>
          <w:kern w:val="0"/>
          <w:sz w:val="24"/>
          <w:szCs w:val="24"/>
          <w:rPrChange w:id="691" w:author="miaosiy" w:date="2025-07-31T16:28:57Z">
            <w:rPr>
              <w:rFonts w:hint="eastAsia" w:ascii="微软雅黑" w:hAnsi="微软雅黑" w:eastAsia="微软雅黑" w:cs="微软雅黑"/>
              <w:color w:val="000000"/>
              <w:kern w:val="0"/>
              <w:sz w:val="24"/>
              <w:szCs w:val="24"/>
            </w:rPr>
          </w:rPrChange>
        </w:rPr>
        <w:t>反诈安全责任：指双方为确保语音专线业务安全运营，防止用户信息泄露、被滥用以及防止电信网络诈骗等违法犯罪行为而应承担的责任。</w:t>
      </w:r>
    </w:p>
    <w:p w14:paraId="781447B3">
      <w:pPr>
        <w:spacing w:before="42" w:after="42" w:line="500" w:lineRule="exact"/>
        <w:ind w:firstLine="480" w:firstLineChars="200"/>
        <w:jc w:val="left"/>
        <w:rPr>
          <w:rFonts w:hint="eastAsia" w:ascii="宋体" w:hAnsi="宋体" w:eastAsia="宋体" w:cs="宋体"/>
          <w:color w:val="000000"/>
          <w:kern w:val="0"/>
          <w:sz w:val="24"/>
          <w:szCs w:val="24"/>
          <w:rPrChange w:id="693" w:author="miaosiy" w:date="2025-07-31T16:28:57Z">
            <w:rPr>
              <w:rFonts w:hint="eastAsia" w:ascii="微软雅黑" w:hAnsi="微软雅黑" w:eastAsia="微软雅黑" w:cs="微软雅黑"/>
              <w:color w:val="000000"/>
              <w:kern w:val="0"/>
              <w:sz w:val="24"/>
              <w:szCs w:val="24"/>
            </w:rPr>
          </w:rPrChange>
        </w:rPr>
        <w:pPrChange w:id="692" w:author="miaosiy" w:date="2025-07-31T16:29:18Z">
          <w:pPr>
            <w:spacing w:before="42" w:after="42" w:line="192" w:lineRule="atLeast"/>
            <w:ind w:firstLine="480" w:firstLineChars="200"/>
            <w:jc w:val="left"/>
          </w:pPr>
        </w:pPrChange>
      </w:pPr>
      <w:r>
        <w:rPr>
          <w:rFonts w:hint="eastAsia" w:ascii="宋体" w:hAnsi="宋体" w:eastAsia="宋体" w:cs="宋体"/>
          <w:color w:val="000000"/>
          <w:kern w:val="0"/>
          <w:sz w:val="24"/>
          <w:szCs w:val="24"/>
          <w:rPrChange w:id="694" w:author="miaosiy" w:date="2025-07-31T16:28:57Z">
            <w:rPr>
              <w:rFonts w:hint="eastAsia" w:ascii="微软雅黑" w:hAnsi="微软雅黑" w:eastAsia="微软雅黑" w:cs="微软雅黑"/>
              <w:color w:val="000000"/>
              <w:kern w:val="0"/>
              <w:sz w:val="24"/>
              <w:szCs w:val="24"/>
            </w:rPr>
          </w:rPrChange>
        </w:rPr>
        <w:t>用户：指甲方的内部员工及外部用户。</w:t>
      </w:r>
    </w:p>
    <w:p w14:paraId="38D68C8A">
      <w:pPr>
        <w:spacing w:before="42" w:after="42" w:line="500" w:lineRule="exact"/>
        <w:ind w:firstLine="480" w:firstLineChars="200"/>
        <w:jc w:val="left"/>
        <w:rPr>
          <w:rFonts w:hint="eastAsia" w:ascii="宋体" w:hAnsi="宋体" w:eastAsia="宋体" w:cs="宋体"/>
          <w:color w:val="000000"/>
          <w:kern w:val="0"/>
          <w:sz w:val="24"/>
          <w:szCs w:val="24"/>
          <w:rPrChange w:id="696" w:author="miaosiy" w:date="2025-07-31T16:28:57Z">
            <w:rPr>
              <w:rFonts w:hint="eastAsia" w:ascii="微软雅黑" w:hAnsi="微软雅黑" w:eastAsia="微软雅黑" w:cs="微软雅黑"/>
              <w:color w:val="000000"/>
              <w:kern w:val="0"/>
              <w:sz w:val="24"/>
              <w:szCs w:val="24"/>
            </w:rPr>
          </w:rPrChange>
        </w:rPr>
        <w:pPrChange w:id="695" w:author="miaosiy" w:date="2025-07-31T16:29:18Z">
          <w:pPr>
            <w:spacing w:before="42" w:after="42" w:line="192" w:lineRule="atLeast"/>
            <w:ind w:firstLine="480" w:firstLineChars="200"/>
            <w:jc w:val="left"/>
          </w:pPr>
        </w:pPrChange>
      </w:pPr>
      <w:r>
        <w:rPr>
          <w:rFonts w:hint="eastAsia" w:ascii="宋体" w:hAnsi="宋体" w:eastAsia="宋体" w:cs="宋体"/>
          <w:color w:val="000000"/>
          <w:kern w:val="0"/>
          <w:sz w:val="24"/>
          <w:szCs w:val="24"/>
          <w:rPrChange w:id="697" w:author="miaosiy" w:date="2025-07-31T16:28:57Z">
            <w:rPr>
              <w:rFonts w:hint="eastAsia" w:ascii="微软雅黑" w:hAnsi="微软雅黑" w:eastAsia="微软雅黑" w:cs="微软雅黑"/>
              <w:color w:val="000000"/>
              <w:kern w:val="0"/>
              <w:sz w:val="24"/>
              <w:szCs w:val="24"/>
            </w:rPr>
          </w:rPrChange>
        </w:rPr>
        <w:t>敏感个人信息：指一旦泄露或者非法使用，容易导致自然人的人格尊严受到侵害或者人身、财产安全受到危害的个人信息，如本协议中双方处理的用户通话记录、通话录音等个人信息。</w:t>
      </w:r>
    </w:p>
    <w:p w14:paraId="75378AF3">
      <w:pPr>
        <w:spacing w:before="42" w:after="42" w:line="500" w:lineRule="exact"/>
        <w:jc w:val="left"/>
        <w:rPr>
          <w:rFonts w:hint="eastAsia" w:ascii="宋体" w:hAnsi="宋体" w:eastAsia="宋体" w:cs="宋体"/>
          <w:color w:val="000000"/>
          <w:kern w:val="0"/>
          <w:sz w:val="24"/>
          <w:szCs w:val="24"/>
          <w:rPrChange w:id="699" w:author="miaosiy" w:date="2025-07-31T16:28:57Z">
            <w:rPr>
              <w:rFonts w:hint="eastAsia" w:ascii="微软雅黑" w:hAnsi="微软雅黑" w:eastAsia="微软雅黑" w:cs="微软雅黑"/>
              <w:color w:val="000000"/>
              <w:kern w:val="0"/>
              <w:sz w:val="24"/>
              <w:szCs w:val="24"/>
            </w:rPr>
          </w:rPrChange>
        </w:rPr>
        <w:pPrChange w:id="698" w:author="miaosiy" w:date="2025-07-31T16:29:18Z">
          <w:pPr>
            <w:spacing w:before="42" w:after="42" w:line="192" w:lineRule="atLeast"/>
            <w:jc w:val="left"/>
          </w:pPr>
        </w:pPrChange>
      </w:pPr>
      <w:r>
        <w:rPr>
          <w:rFonts w:hint="eastAsia" w:ascii="宋体" w:hAnsi="宋体" w:eastAsia="宋体" w:cs="宋体"/>
          <w:color w:val="000000"/>
          <w:kern w:val="0"/>
          <w:sz w:val="24"/>
          <w:szCs w:val="24"/>
          <w:rPrChange w:id="700" w:author="miaosiy" w:date="2025-07-31T16:28:57Z">
            <w:rPr>
              <w:rFonts w:hint="eastAsia" w:ascii="微软雅黑" w:hAnsi="微软雅黑" w:eastAsia="微软雅黑" w:cs="微软雅黑"/>
              <w:color w:val="000000"/>
              <w:kern w:val="0"/>
              <w:sz w:val="24"/>
              <w:szCs w:val="24"/>
            </w:rPr>
          </w:rPrChange>
        </w:rPr>
        <w:t>个人信息处理：指双方对用户个人信息的收集、存储、使用、加工、传输、提供、公开、删除等行为。</w:t>
      </w:r>
    </w:p>
    <w:p w14:paraId="27C73328">
      <w:pPr>
        <w:spacing w:before="42" w:after="42" w:line="500" w:lineRule="exact"/>
        <w:jc w:val="left"/>
        <w:rPr>
          <w:rFonts w:hint="eastAsia" w:ascii="宋体" w:hAnsi="宋体" w:eastAsia="宋体" w:cs="宋体"/>
          <w:b/>
          <w:bCs/>
          <w:color w:val="000000"/>
          <w:kern w:val="0"/>
          <w:sz w:val="24"/>
          <w:szCs w:val="24"/>
          <w:rPrChange w:id="702" w:author="miaosiy" w:date="2025-07-31T16:28:57Z">
            <w:rPr>
              <w:rFonts w:hint="eastAsia" w:ascii="微软雅黑" w:hAnsi="微软雅黑" w:eastAsia="微软雅黑" w:cs="微软雅黑"/>
              <w:b/>
              <w:bCs/>
              <w:color w:val="000000"/>
              <w:kern w:val="0"/>
              <w:sz w:val="24"/>
              <w:szCs w:val="24"/>
            </w:rPr>
          </w:rPrChange>
        </w:rPr>
        <w:pPrChange w:id="701" w:author="miaosiy" w:date="2025-07-31T16:29:18Z">
          <w:pPr>
            <w:spacing w:before="42" w:after="42" w:line="192" w:lineRule="atLeast"/>
            <w:jc w:val="left"/>
          </w:pPr>
        </w:pPrChange>
      </w:pPr>
      <w:r>
        <w:rPr>
          <w:rFonts w:hint="eastAsia" w:ascii="宋体" w:hAnsi="宋体" w:eastAsia="宋体" w:cs="宋体"/>
          <w:b/>
          <w:bCs/>
          <w:color w:val="000000"/>
          <w:kern w:val="0"/>
          <w:sz w:val="24"/>
          <w:szCs w:val="24"/>
          <w:rPrChange w:id="703" w:author="miaosiy" w:date="2025-07-31T16:28:57Z">
            <w:rPr>
              <w:rFonts w:hint="eastAsia" w:ascii="微软雅黑" w:hAnsi="微软雅黑" w:eastAsia="微软雅黑" w:cs="微软雅黑"/>
              <w:b/>
              <w:bCs/>
              <w:color w:val="000000"/>
              <w:kern w:val="0"/>
              <w:sz w:val="24"/>
              <w:szCs w:val="24"/>
            </w:rPr>
          </w:rPrChange>
        </w:rPr>
        <w:t>第二条 反诈安全责任</w:t>
      </w:r>
    </w:p>
    <w:p w14:paraId="0E539F61">
      <w:pPr>
        <w:spacing w:before="42" w:after="42" w:line="500" w:lineRule="exact"/>
        <w:ind w:firstLine="480" w:firstLineChars="200"/>
        <w:jc w:val="left"/>
        <w:rPr>
          <w:rFonts w:hint="eastAsia" w:ascii="宋体" w:hAnsi="宋体" w:eastAsia="宋体" w:cs="宋体"/>
          <w:color w:val="000000"/>
          <w:kern w:val="0"/>
          <w:sz w:val="24"/>
          <w:szCs w:val="24"/>
          <w:rPrChange w:id="705" w:author="miaosiy" w:date="2025-07-31T16:28:57Z">
            <w:rPr>
              <w:rFonts w:hint="eastAsia" w:ascii="微软雅黑" w:hAnsi="微软雅黑" w:eastAsia="微软雅黑" w:cs="微软雅黑"/>
              <w:color w:val="000000"/>
              <w:kern w:val="0"/>
              <w:sz w:val="24"/>
              <w:szCs w:val="24"/>
            </w:rPr>
          </w:rPrChange>
        </w:rPr>
        <w:pPrChange w:id="704" w:author="miaosiy" w:date="2025-07-31T16:29:50Z">
          <w:pPr>
            <w:spacing w:before="42" w:after="42" w:line="192" w:lineRule="atLeast"/>
            <w:jc w:val="left"/>
          </w:pPr>
        </w:pPrChange>
      </w:pPr>
      <w:r>
        <w:rPr>
          <w:rFonts w:hint="eastAsia" w:ascii="宋体" w:hAnsi="宋体" w:eastAsia="宋体" w:cs="宋体"/>
          <w:color w:val="000000"/>
          <w:kern w:val="0"/>
          <w:sz w:val="24"/>
          <w:szCs w:val="24"/>
          <w:rPrChange w:id="706" w:author="miaosiy" w:date="2025-07-31T16:28:57Z">
            <w:rPr>
              <w:rFonts w:hint="eastAsia" w:ascii="微软雅黑" w:hAnsi="微软雅黑" w:eastAsia="微软雅黑" w:cs="微软雅黑"/>
              <w:color w:val="000000"/>
              <w:kern w:val="0"/>
              <w:sz w:val="24"/>
              <w:szCs w:val="24"/>
            </w:rPr>
          </w:rPrChange>
        </w:rPr>
        <w:t>1.甲方在使用该业务时应遵守相关法律、法规、规章，包括但不限于反电信网络诈骗、网络安全、数据安全、个人信息保护等相关的法律法规规章，不得从事任何违法犯罪活动。</w:t>
      </w:r>
    </w:p>
    <w:p w14:paraId="614CA45B">
      <w:pPr>
        <w:spacing w:before="42" w:after="42" w:line="500" w:lineRule="exact"/>
        <w:ind w:firstLine="480" w:firstLineChars="200"/>
        <w:jc w:val="left"/>
        <w:rPr>
          <w:rFonts w:hint="eastAsia" w:ascii="宋体" w:hAnsi="宋体" w:eastAsia="宋体" w:cs="宋体"/>
          <w:color w:val="000000"/>
          <w:kern w:val="0"/>
          <w:sz w:val="24"/>
          <w:szCs w:val="24"/>
          <w:rPrChange w:id="708" w:author="miaosiy" w:date="2025-07-31T16:28:57Z">
            <w:rPr>
              <w:rFonts w:hint="eastAsia" w:ascii="微软雅黑" w:hAnsi="微软雅黑" w:eastAsia="微软雅黑" w:cs="微软雅黑"/>
              <w:color w:val="000000"/>
              <w:kern w:val="0"/>
              <w:sz w:val="24"/>
              <w:szCs w:val="24"/>
            </w:rPr>
          </w:rPrChange>
        </w:rPr>
        <w:pPrChange w:id="707" w:author="miaosiy" w:date="2025-07-31T16:29:52Z">
          <w:pPr>
            <w:spacing w:before="42" w:after="42" w:line="192" w:lineRule="atLeast"/>
            <w:jc w:val="left"/>
          </w:pPr>
        </w:pPrChange>
      </w:pPr>
      <w:r>
        <w:rPr>
          <w:rFonts w:hint="eastAsia" w:ascii="宋体" w:hAnsi="宋体" w:eastAsia="宋体" w:cs="宋体"/>
          <w:color w:val="000000"/>
          <w:kern w:val="0"/>
          <w:sz w:val="24"/>
          <w:szCs w:val="24"/>
          <w:rPrChange w:id="709" w:author="miaosiy" w:date="2025-07-31T16:28:57Z">
            <w:rPr>
              <w:rFonts w:hint="eastAsia" w:ascii="微软雅黑" w:hAnsi="微软雅黑" w:eastAsia="微软雅黑" w:cs="微软雅黑"/>
              <w:color w:val="000000"/>
              <w:kern w:val="0"/>
              <w:sz w:val="24"/>
              <w:szCs w:val="24"/>
            </w:rPr>
          </w:rPrChange>
        </w:rPr>
        <w:t>2.甲方不得利用该业务从事任何涉诈支持或帮助、违法或侵权的行为，包括但不限于发布虚假信息、不良信息、盗用他人身份、提供推广服务或网络技术进行电信网络诈骗等。</w:t>
      </w:r>
    </w:p>
    <w:p w14:paraId="476FEEE0">
      <w:pPr>
        <w:spacing w:before="42" w:after="42" w:line="500" w:lineRule="exact"/>
        <w:ind w:firstLine="480" w:firstLineChars="200"/>
        <w:jc w:val="left"/>
        <w:rPr>
          <w:rFonts w:hint="eastAsia" w:ascii="宋体" w:hAnsi="宋体" w:eastAsia="宋体" w:cs="宋体"/>
          <w:color w:val="000000"/>
          <w:kern w:val="0"/>
          <w:sz w:val="24"/>
          <w:szCs w:val="24"/>
          <w:rPrChange w:id="711" w:author="miaosiy" w:date="2025-07-31T16:28:57Z">
            <w:rPr>
              <w:rFonts w:hint="eastAsia" w:ascii="微软雅黑" w:hAnsi="微软雅黑" w:eastAsia="微软雅黑" w:cs="微软雅黑"/>
              <w:color w:val="000000"/>
              <w:kern w:val="0"/>
              <w:sz w:val="24"/>
              <w:szCs w:val="24"/>
            </w:rPr>
          </w:rPrChange>
        </w:rPr>
        <w:pPrChange w:id="710" w:author="miaosiy" w:date="2025-07-31T16:29:53Z">
          <w:pPr>
            <w:spacing w:before="42" w:after="42" w:line="192" w:lineRule="atLeast"/>
            <w:jc w:val="left"/>
          </w:pPr>
        </w:pPrChange>
      </w:pPr>
      <w:r>
        <w:rPr>
          <w:rFonts w:hint="eastAsia" w:ascii="宋体" w:hAnsi="宋体" w:eastAsia="宋体" w:cs="宋体"/>
          <w:color w:val="000000"/>
          <w:kern w:val="0"/>
          <w:sz w:val="24"/>
          <w:szCs w:val="24"/>
          <w:rPrChange w:id="712" w:author="miaosiy" w:date="2025-07-31T16:28:57Z">
            <w:rPr>
              <w:rFonts w:hint="eastAsia" w:ascii="微软雅黑" w:hAnsi="微软雅黑" w:eastAsia="微软雅黑" w:cs="微软雅黑"/>
              <w:color w:val="000000"/>
              <w:kern w:val="0"/>
              <w:sz w:val="24"/>
              <w:szCs w:val="24"/>
            </w:rPr>
          </w:rPrChange>
        </w:rPr>
        <w:t>3.甲方使用该业务的同时保证遵循乙方在本协议签订前已公示的或在本协议签订后制定、更改、修订的语音专线业务的管理规范，并配合乙方做好实名制登记。</w:t>
      </w:r>
    </w:p>
    <w:p w14:paraId="29B1D3E6">
      <w:pPr>
        <w:spacing w:before="42" w:after="42" w:line="500" w:lineRule="exact"/>
        <w:ind w:firstLine="480" w:firstLineChars="200"/>
        <w:jc w:val="left"/>
        <w:rPr>
          <w:rFonts w:hint="eastAsia" w:ascii="宋体" w:hAnsi="宋体" w:eastAsia="宋体" w:cs="宋体"/>
          <w:color w:val="000000"/>
          <w:kern w:val="0"/>
          <w:sz w:val="24"/>
          <w:szCs w:val="24"/>
          <w:rPrChange w:id="714" w:author="miaosiy" w:date="2025-07-31T16:28:57Z">
            <w:rPr>
              <w:rFonts w:hint="eastAsia" w:ascii="微软雅黑" w:hAnsi="微软雅黑" w:eastAsia="微软雅黑" w:cs="微软雅黑"/>
              <w:color w:val="000000"/>
              <w:kern w:val="0"/>
              <w:sz w:val="24"/>
              <w:szCs w:val="24"/>
            </w:rPr>
          </w:rPrChange>
        </w:rPr>
        <w:pPrChange w:id="713" w:author="miaosiy" w:date="2025-07-31T16:29:54Z">
          <w:pPr>
            <w:spacing w:before="42" w:after="42" w:line="192" w:lineRule="atLeast"/>
            <w:jc w:val="left"/>
          </w:pPr>
        </w:pPrChange>
      </w:pPr>
      <w:r>
        <w:rPr>
          <w:rFonts w:hint="eastAsia" w:ascii="宋体" w:hAnsi="宋体" w:eastAsia="宋体" w:cs="宋体"/>
          <w:color w:val="000000"/>
          <w:kern w:val="0"/>
          <w:sz w:val="24"/>
          <w:szCs w:val="24"/>
          <w:rPrChange w:id="715" w:author="miaosiy" w:date="2025-07-31T16:28:57Z">
            <w:rPr>
              <w:rFonts w:hint="eastAsia" w:ascii="微软雅黑" w:hAnsi="微软雅黑" w:eastAsia="微软雅黑" w:cs="微软雅黑"/>
              <w:color w:val="000000"/>
              <w:kern w:val="0"/>
              <w:sz w:val="24"/>
              <w:szCs w:val="24"/>
            </w:rPr>
          </w:rPrChange>
        </w:rPr>
        <w:t>4.甲方应加强实际使用人管理，应如实记录、核验甲方的内部员工及外部用户、消息发布方等语音专线业务实际使用人身份信息，并向电信企业报备。</w:t>
      </w:r>
    </w:p>
    <w:p w14:paraId="50EDEB29">
      <w:pPr>
        <w:pStyle w:val="6"/>
        <w:spacing w:before="42" w:after="42" w:line="500" w:lineRule="exact"/>
        <w:ind w:firstLine="480" w:firstLineChars="200"/>
        <w:jc w:val="left"/>
        <w:rPr>
          <w:rFonts w:hint="eastAsia" w:ascii="宋体" w:hAnsi="宋体" w:eastAsia="宋体" w:cs="宋体"/>
          <w:color w:val="000000"/>
          <w:kern w:val="0"/>
          <w:sz w:val="24"/>
          <w:szCs w:val="24"/>
          <w:rPrChange w:id="717" w:author="miaosiy" w:date="2025-07-31T16:28:57Z">
            <w:rPr>
              <w:rFonts w:hint="eastAsia" w:ascii="微软雅黑" w:hAnsi="微软雅黑" w:eastAsia="微软雅黑" w:cs="微软雅黑"/>
              <w:color w:val="000000"/>
              <w:kern w:val="0"/>
              <w:sz w:val="24"/>
              <w:szCs w:val="24"/>
            </w:rPr>
          </w:rPrChange>
        </w:rPr>
        <w:pPrChange w:id="716" w:author="miaosiy" w:date="2025-07-31T16:29:57Z">
          <w:pPr>
            <w:pStyle w:val="6"/>
            <w:spacing w:before="42" w:after="42" w:line="192" w:lineRule="atLeast"/>
            <w:jc w:val="left"/>
          </w:pPr>
        </w:pPrChange>
      </w:pPr>
      <w:r>
        <w:rPr>
          <w:rFonts w:hint="eastAsia" w:ascii="宋体" w:hAnsi="宋体" w:eastAsia="宋体" w:cs="宋体"/>
          <w:color w:val="000000"/>
          <w:kern w:val="0"/>
          <w:sz w:val="24"/>
          <w:szCs w:val="24"/>
          <w:rPrChange w:id="718" w:author="miaosiy" w:date="2025-07-31T16:28:57Z">
            <w:rPr>
              <w:rFonts w:hint="eastAsia" w:ascii="微软雅黑" w:hAnsi="微软雅黑" w:eastAsia="微软雅黑" w:cs="微软雅黑"/>
              <w:color w:val="000000"/>
              <w:kern w:val="0"/>
              <w:sz w:val="24"/>
              <w:szCs w:val="24"/>
            </w:rPr>
          </w:rPrChange>
        </w:rPr>
        <w:t>5.甲方应对使用该业务的行为负责。甲方应遵守乙方要求的使用时段、使用频次、码号传送规则等要求，以防止骚扰投诉和电信网络诈骗的发生。甲方如发现涉诈违法犯罪线索、风险信息的，应立即向乙方及公安机关等相关部门报告，并协助调查。</w:t>
      </w:r>
    </w:p>
    <w:p w14:paraId="5D550EFA">
      <w:pPr>
        <w:spacing w:before="42" w:after="42" w:line="500" w:lineRule="exact"/>
        <w:ind w:firstLine="480" w:firstLineChars="200"/>
        <w:jc w:val="left"/>
        <w:rPr>
          <w:rFonts w:hint="eastAsia" w:ascii="宋体" w:hAnsi="宋体" w:eastAsia="宋体" w:cs="宋体"/>
          <w:color w:val="000000"/>
          <w:kern w:val="0"/>
          <w:sz w:val="24"/>
          <w:szCs w:val="24"/>
          <w:rPrChange w:id="720" w:author="miaosiy" w:date="2025-07-31T16:28:57Z">
            <w:rPr>
              <w:rFonts w:hint="eastAsia" w:ascii="微软雅黑" w:hAnsi="微软雅黑" w:eastAsia="微软雅黑" w:cs="微软雅黑"/>
              <w:color w:val="000000"/>
              <w:kern w:val="0"/>
              <w:sz w:val="24"/>
              <w:szCs w:val="24"/>
            </w:rPr>
          </w:rPrChange>
        </w:rPr>
        <w:pPrChange w:id="719" w:author="miaosiy" w:date="2025-07-31T16:29:59Z">
          <w:pPr>
            <w:spacing w:before="42" w:after="42" w:line="192" w:lineRule="atLeast"/>
            <w:jc w:val="left"/>
          </w:pPr>
        </w:pPrChange>
      </w:pPr>
      <w:r>
        <w:rPr>
          <w:rFonts w:hint="eastAsia" w:ascii="宋体" w:hAnsi="宋体" w:eastAsia="宋体" w:cs="宋体"/>
          <w:color w:val="000000"/>
          <w:kern w:val="0"/>
          <w:sz w:val="24"/>
          <w:szCs w:val="24"/>
          <w:rPrChange w:id="721" w:author="miaosiy" w:date="2025-07-31T16:28:57Z">
            <w:rPr>
              <w:rFonts w:hint="eastAsia" w:ascii="微软雅黑" w:hAnsi="微软雅黑" w:eastAsia="微软雅黑" w:cs="微软雅黑"/>
              <w:color w:val="000000"/>
              <w:kern w:val="0"/>
              <w:sz w:val="24"/>
              <w:szCs w:val="24"/>
            </w:rPr>
          </w:rPrChange>
        </w:rPr>
        <w:t>6.甲方应当对涉案号码、涉诈异常号码所关联的账号进行核验，根据风险情况，采取限期改正、限制功能、暂停使用、关闭账号、禁止重新注册等处置措施。</w:t>
      </w:r>
    </w:p>
    <w:p w14:paraId="3FD1EA6E">
      <w:pPr>
        <w:spacing w:before="42" w:after="42" w:line="500" w:lineRule="exact"/>
        <w:ind w:firstLine="480" w:firstLineChars="200"/>
        <w:jc w:val="left"/>
        <w:rPr>
          <w:rFonts w:hint="eastAsia" w:ascii="宋体" w:hAnsi="宋体" w:eastAsia="宋体" w:cs="宋体"/>
          <w:color w:val="000000"/>
          <w:kern w:val="0"/>
          <w:sz w:val="24"/>
          <w:szCs w:val="24"/>
          <w:rPrChange w:id="723" w:author="miaosiy" w:date="2025-07-31T16:28:57Z">
            <w:rPr>
              <w:rFonts w:hint="eastAsia" w:ascii="微软雅黑" w:hAnsi="微软雅黑" w:eastAsia="微软雅黑" w:cs="微软雅黑"/>
              <w:color w:val="000000"/>
              <w:kern w:val="0"/>
              <w:sz w:val="24"/>
              <w:szCs w:val="24"/>
            </w:rPr>
          </w:rPrChange>
        </w:rPr>
        <w:pPrChange w:id="722" w:author="miaosiy" w:date="2025-07-31T16:30:01Z">
          <w:pPr>
            <w:spacing w:before="42" w:after="42" w:line="192" w:lineRule="atLeast"/>
            <w:jc w:val="left"/>
          </w:pPr>
        </w:pPrChange>
      </w:pPr>
      <w:r>
        <w:rPr>
          <w:rFonts w:hint="eastAsia" w:ascii="宋体" w:hAnsi="宋体" w:eastAsia="宋体" w:cs="宋体"/>
          <w:color w:val="000000"/>
          <w:kern w:val="0"/>
          <w:sz w:val="24"/>
          <w:szCs w:val="24"/>
          <w:rPrChange w:id="724" w:author="miaosiy" w:date="2025-07-31T16:28:57Z">
            <w:rPr>
              <w:rFonts w:hint="eastAsia" w:ascii="微软雅黑" w:hAnsi="微软雅黑" w:eastAsia="微软雅黑" w:cs="微软雅黑"/>
              <w:color w:val="000000"/>
              <w:kern w:val="0"/>
              <w:sz w:val="24"/>
              <w:szCs w:val="24"/>
            </w:rPr>
          </w:rPrChange>
        </w:rPr>
        <w:t>7.甲方应积极配合乙方进行安全风险评估和漏洞修复工作，确保业务安全稳定。</w:t>
      </w:r>
    </w:p>
    <w:p w14:paraId="16F6DFAE">
      <w:pPr>
        <w:widowControl/>
        <w:shd w:val="clear" w:color="auto" w:fill="FFFFFF"/>
        <w:spacing w:before="42" w:after="42" w:line="500" w:lineRule="exact"/>
        <w:ind w:firstLine="480" w:firstLineChars="200"/>
        <w:jc w:val="left"/>
        <w:rPr>
          <w:rFonts w:hint="eastAsia" w:ascii="宋体" w:hAnsi="宋体" w:eastAsia="宋体" w:cs="宋体"/>
          <w:color w:val="000000"/>
          <w:kern w:val="0"/>
          <w:sz w:val="24"/>
          <w:szCs w:val="24"/>
          <w:rPrChange w:id="726" w:author="miaosiy" w:date="2025-07-31T16:28:57Z">
            <w:rPr>
              <w:rFonts w:hint="eastAsia" w:ascii="微软雅黑" w:hAnsi="微软雅黑" w:eastAsia="微软雅黑" w:cs="微软雅黑"/>
              <w:color w:val="000000"/>
              <w:kern w:val="0"/>
              <w:sz w:val="24"/>
              <w:szCs w:val="24"/>
            </w:rPr>
          </w:rPrChange>
        </w:rPr>
        <w:pPrChange w:id="725" w:author="miaosiy" w:date="2025-07-31T16:30:02Z">
          <w:pPr>
            <w:widowControl/>
            <w:shd w:val="clear" w:color="auto" w:fill="FFFFFF"/>
            <w:spacing w:before="42" w:after="42" w:line="192" w:lineRule="atLeast"/>
            <w:jc w:val="left"/>
          </w:pPr>
        </w:pPrChange>
      </w:pPr>
      <w:r>
        <w:rPr>
          <w:rFonts w:hint="eastAsia" w:ascii="宋体" w:hAnsi="宋体" w:eastAsia="宋体" w:cs="宋体"/>
          <w:color w:val="000000"/>
          <w:kern w:val="0"/>
          <w:sz w:val="24"/>
          <w:szCs w:val="24"/>
          <w:rPrChange w:id="727" w:author="miaosiy" w:date="2025-07-31T16:28:57Z">
            <w:rPr>
              <w:rFonts w:hint="eastAsia" w:ascii="微软雅黑" w:hAnsi="微软雅黑" w:eastAsia="微软雅黑" w:cs="微软雅黑"/>
              <w:color w:val="000000"/>
              <w:kern w:val="0"/>
              <w:sz w:val="24"/>
              <w:szCs w:val="24"/>
            </w:rPr>
          </w:rPrChange>
        </w:rPr>
        <w:t>8.双方应采取必要的技术和管理措施，对语音专线业务话务进行监测和质检，及时识别涉诈异常通话、非报备场景通话，并对相关账号采取预警、限制功能、暂停服务等处置措施。</w:t>
      </w:r>
    </w:p>
    <w:p w14:paraId="0578BACE">
      <w:pPr>
        <w:spacing w:before="42" w:after="42" w:line="500" w:lineRule="exact"/>
        <w:ind w:firstLine="480" w:firstLineChars="200"/>
        <w:jc w:val="left"/>
        <w:rPr>
          <w:rFonts w:hint="eastAsia" w:ascii="宋体" w:hAnsi="宋体" w:eastAsia="宋体" w:cs="宋体"/>
          <w:color w:val="000000"/>
          <w:kern w:val="0"/>
          <w:sz w:val="24"/>
          <w:szCs w:val="24"/>
          <w:rPrChange w:id="729" w:author="miaosiy" w:date="2025-07-31T16:28:57Z">
            <w:rPr>
              <w:rFonts w:hint="eastAsia" w:ascii="微软雅黑" w:hAnsi="微软雅黑" w:eastAsia="微软雅黑" w:cs="微软雅黑"/>
              <w:color w:val="000000"/>
              <w:kern w:val="0"/>
              <w:sz w:val="24"/>
              <w:szCs w:val="24"/>
            </w:rPr>
          </w:rPrChange>
        </w:rPr>
        <w:pPrChange w:id="728" w:author="miaosiy" w:date="2025-07-31T16:30:03Z">
          <w:pPr>
            <w:spacing w:before="42" w:after="42" w:line="192" w:lineRule="atLeast"/>
            <w:jc w:val="left"/>
          </w:pPr>
        </w:pPrChange>
      </w:pPr>
      <w:r>
        <w:rPr>
          <w:rFonts w:hint="eastAsia" w:ascii="宋体" w:hAnsi="宋体" w:eastAsia="宋体" w:cs="宋体"/>
          <w:color w:val="000000"/>
          <w:kern w:val="0"/>
          <w:sz w:val="24"/>
          <w:szCs w:val="24"/>
          <w:rPrChange w:id="730" w:author="miaosiy" w:date="2025-07-31T16:28:57Z">
            <w:rPr>
              <w:rFonts w:hint="eastAsia" w:ascii="微软雅黑" w:hAnsi="微软雅黑" w:eastAsia="微软雅黑" w:cs="微软雅黑"/>
              <w:color w:val="000000"/>
              <w:kern w:val="0"/>
              <w:sz w:val="24"/>
              <w:szCs w:val="24"/>
            </w:rPr>
          </w:rPrChange>
        </w:rPr>
        <w:t>9.双方应当开展反诈安全宣传，在业务开展中对本领域新出现的电信网络诈骗手段及时向用户作出提醒。自觉接受社会监督，及时处理公众举报的违法和不良信息。</w:t>
      </w:r>
    </w:p>
    <w:p w14:paraId="3035922D">
      <w:pPr>
        <w:spacing w:before="42" w:after="42" w:line="500" w:lineRule="exact"/>
        <w:ind w:firstLine="480" w:firstLineChars="200"/>
        <w:jc w:val="left"/>
        <w:rPr>
          <w:rFonts w:hint="eastAsia" w:ascii="宋体" w:hAnsi="宋体" w:eastAsia="宋体" w:cs="宋体"/>
          <w:color w:val="000000"/>
          <w:kern w:val="0"/>
          <w:sz w:val="24"/>
          <w:szCs w:val="24"/>
          <w:rPrChange w:id="732" w:author="miaosiy" w:date="2025-07-31T16:28:57Z">
            <w:rPr>
              <w:rFonts w:hint="eastAsia" w:ascii="微软雅黑" w:hAnsi="微软雅黑" w:eastAsia="微软雅黑" w:cs="微软雅黑"/>
              <w:color w:val="000000"/>
              <w:kern w:val="0"/>
              <w:sz w:val="24"/>
              <w:szCs w:val="24"/>
            </w:rPr>
          </w:rPrChange>
        </w:rPr>
        <w:pPrChange w:id="731" w:author="miaosiy" w:date="2025-07-31T16:30:04Z">
          <w:pPr>
            <w:spacing w:before="42" w:after="42" w:line="192" w:lineRule="atLeast"/>
            <w:jc w:val="left"/>
          </w:pPr>
        </w:pPrChange>
      </w:pPr>
      <w:r>
        <w:rPr>
          <w:rFonts w:hint="eastAsia" w:ascii="宋体" w:hAnsi="宋体" w:eastAsia="宋体" w:cs="宋体"/>
          <w:color w:val="000000"/>
          <w:kern w:val="0"/>
          <w:sz w:val="24"/>
          <w:szCs w:val="24"/>
          <w:rPrChange w:id="733" w:author="miaosiy" w:date="2025-07-31T16:28:57Z">
            <w:rPr>
              <w:rFonts w:hint="eastAsia" w:ascii="微软雅黑" w:hAnsi="微软雅黑" w:eastAsia="微软雅黑" w:cs="微软雅黑"/>
              <w:color w:val="000000"/>
              <w:kern w:val="0"/>
              <w:sz w:val="24"/>
              <w:szCs w:val="24"/>
            </w:rPr>
          </w:rPrChange>
        </w:rPr>
        <w:t>10.乙方应建立业务反诈工作专项小组，并制定应急响应机制，快速响应和处置，并形成长效机制。</w:t>
      </w:r>
    </w:p>
    <w:p w14:paraId="2DDF39E1">
      <w:pPr>
        <w:spacing w:before="42" w:after="42" w:line="500" w:lineRule="exact"/>
        <w:ind w:firstLine="480" w:firstLineChars="200"/>
        <w:jc w:val="left"/>
        <w:rPr>
          <w:rFonts w:hint="eastAsia" w:ascii="宋体" w:hAnsi="宋体" w:eastAsia="宋体" w:cs="宋体"/>
          <w:color w:val="000000"/>
          <w:kern w:val="0"/>
          <w:sz w:val="24"/>
          <w:szCs w:val="24"/>
          <w:rPrChange w:id="735" w:author="miaosiy" w:date="2025-07-31T16:28:57Z">
            <w:rPr>
              <w:rFonts w:hint="eastAsia" w:ascii="微软雅黑" w:hAnsi="微软雅黑" w:eastAsia="微软雅黑" w:cs="微软雅黑"/>
              <w:color w:val="000000"/>
              <w:kern w:val="0"/>
              <w:sz w:val="24"/>
              <w:szCs w:val="24"/>
            </w:rPr>
          </w:rPrChange>
        </w:rPr>
        <w:pPrChange w:id="734" w:author="miaosiy" w:date="2025-07-31T16:30:06Z">
          <w:pPr>
            <w:spacing w:before="42" w:after="42" w:line="192" w:lineRule="atLeast"/>
            <w:jc w:val="left"/>
          </w:pPr>
        </w:pPrChange>
      </w:pPr>
      <w:r>
        <w:rPr>
          <w:rFonts w:hint="eastAsia" w:ascii="宋体" w:hAnsi="宋体" w:eastAsia="宋体" w:cs="宋体"/>
          <w:color w:val="000000"/>
          <w:kern w:val="0"/>
          <w:sz w:val="24"/>
          <w:szCs w:val="24"/>
          <w:rPrChange w:id="736" w:author="miaosiy" w:date="2025-07-31T16:28:57Z">
            <w:rPr>
              <w:rFonts w:hint="eastAsia" w:ascii="微软雅黑" w:hAnsi="微软雅黑" w:eastAsia="微软雅黑" w:cs="微软雅黑"/>
              <w:color w:val="000000"/>
              <w:kern w:val="0"/>
              <w:sz w:val="24"/>
              <w:szCs w:val="24"/>
            </w:rPr>
          </w:rPrChange>
        </w:rPr>
        <w:t>11.乙方应加强与甲方及相关部门的沟通协作，共同打击电信网络诈骗等违法犯罪行为。</w:t>
      </w:r>
    </w:p>
    <w:p w14:paraId="79F0F642">
      <w:pPr>
        <w:spacing w:before="42" w:after="42" w:line="500" w:lineRule="exact"/>
        <w:jc w:val="left"/>
        <w:rPr>
          <w:rFonts w:hint="eastAsia" w:ascii="宋体" w:hAnsi="宋体" w:eastAsia="宋体" w:cs="宋体"/>
          <w:b/>
          <w:bCs/>
          <w:color w:val="000000"/>
          <w:kern w:val="0"/>
          <w:sz w:val="24"/>
          <w:szCs w:val="24"/>
          <w:rPrChange w:id="738" w:author="miaosiy" w:date="2025-07-31T16:28:57Z">
            <w:rPr>
              <w:rFonts w:hint="eastAsia" w:ascii="微软雅黑" w:hAnsi="微软雅黑" w:eastAsia="微软雅黑" w:cs="微软雅黑"/>
              <w:b/>
              <w:bCs/>
              <w:color w:val="000000"/>
              <w:kern w:val="0"/>
              <w:sz w:val="24"/>
              <w:szCs w:val="24"/>
            </w:rPr>
          </w:rPrChange>
        </w:rPr>
        <w:pPrChange w:id="737" w:author="miaosiy" w:date="2025-07-31T16:29:18Z">
          <w:pPr>
            <w:spacing w:before="42" w:after="42" w:line="192" w:lineRule="atLeast"/>
            <w:jc w:val="left"/>
          </w:pPr>
        </w:pPrChange>
      </w:pPr>
      <w:r>
        <w:rPr>
          <w:rFonts w:hint="eastAsia" w:ascii="宋体" w:hAnsi="宋体" w:eastAsia="宋体" w:cs="宋体"/>
          <w:b/>
          <w:bCs/>
          <w:color w:val="000000"/>
          <w:kern w:val="0"/>
          <w:sz w:val="24"/>
          <w:szCs w:val="24"/>
          <w:rPrChange w:id="739" w:author="miaosiy" w:date="2025-07-31T16:28:57Z">
            <w:rPr>
              <w:rFonts w:hint="eastAsia" w:ascii="微软雅黑" w:hAnsi="微软雅黑" w:eastAsia="微软雅黑" w:cs="微软雅黑"/>
              <w:b/>
              <w:bCs/>
              <w:color w:val="000000"/>
              <w:kern w:val="0"/>
              <w:sz w:val="24"/>
              <w:szCs w:val="24"/>
            </w:rPr>
          </w:rPrChange>
        </w:rPr>
        <w:t>第三条 个人信息安全责任</w:t>
      </w:r>
    </w:p>
    <w:p w14:paraId="4AABFCAC">
      <w:pPr>
        <w:spacing w:before="42" w:after="42" w:line="500" w:lineRule="exact"/>
        <w:ind w:firstLine="480" w:firstLineChars="200"/>
        <w:jc w:val="left"/>
        <w:rPr>
          <w:rFonts w:hint="eastAsia" w:ascii="宋体" w:hAnsi="宋体" w:eastAsia="宋体" w:cs="宋体"/>
          <w:color w:val="000000"/>
          <w:kern w:val="0"/>
          <w:sz w:val="24"/>
          <w:szCs w:val="24"/>
          <w:rPrChange w:id="741" w:author="miaosiy" w:date="2025-07-31T16:28:57Z">
            <w:rPr>
              <w:rFonts w:hint="eastAsia" w:ascii="微软雅黑" w:hAnsi="微软雅黑" w:eastAsia="微软雅黑" w:cs="微软雅黑"/>
              <w:color w:val="000000"/>
              <w:kern w:val="0"/>
              <w:sz w:val="24"/>
              <w:szCs w:val="24"/>
            </w:rPr>
          </w:rPrChange>
        </w:rPr>
        <w:pPrChange w:id="740" w:author="miaosiy" w:date="2025-07-31T16:30:08Z">
          <w:pPr>
            <w:spacing w:before="42" w:after="42" w:line="192" w:lineRule="atLeast"/>
            <w:jc w:val="left"/>
          </w:pPr>
        </w:pPrChange>
      </w:pPr>
      <w:r>
        <w:rPr>
          <w:rFonts w:hint="eastAsia" w:ascii="宋体" w:hAnsi="宋体" w:eastAsia="宋体" w:cs="宋体"/>
          <w:color w:val="000000"/>
          <w:kern w:val="0"/>
          <w:sz w:val="24"/>
          <w:szCs w:val="24"/>
          <w:rPrChange w:id="742" w:author="miaosiy" w:date="2025-07-31T16:28:57Z">
            <w:rPr>
              <w:rFonts w:hint="eastAsia" w:ascii="微软雅黑" w:hAnsi="微软雅黑" w:eastAsia="微软雅黑" w:cs="微软雅黑"/>
              <w:color w:val="000000"/>
              <w:kern w:val="0"/>
              <w:sz w:val="24"/>
              <w:szCs w:val="24"/>
            </w:rPr>
          </w:rPrChange>
        </w:rPr>
        <w:t>1.甲方应完善其个人信息保护政策条款，确保其中明确向用户告知以下事项并取得用户明确同意：（1）对用户通话记录及内容等敏感个人信息的处理目的、方式、期限、必要性以及对个人权益的影响等，应当包括但不限于本协议涉及的反诈监测等处理目的及方式。</w:t>
      </w:r>
    </w:p>
    <w:p w14:paraId="79E58202">
      <w:pPr>
        <w:spacing w:before="42" w:after="42" w:line="500" w:lineRule="exact"/>
        <w:ind w:firstLine="480" w:firstLineChars="200"/>
        <w:jc w:val="left"/>
        <w:rPr>
          <w:rFonts w:hint="eastAsia" w:ascii="宋体" w:hAnsi="宋体" w:eastAsia="宋体" w:cs="宋体"/>
          <w:color w:val="000000"/>
          <w:kern w:val="0"/>
          <w:sz w:val="24"/>
          <w:szCs w:val="24"/>
          <w:rPrChange w:id="744" w:author="miaosiy" w:date="2025-07-31T16:28:57Z">
            <w:rPr>
              <w:rFonts w:hint="eastAsia" w:ascii="微软雅黑" w:hAnsi="微软雅黑" w:eastAsia="微软雅黑" w:cs="微软雅黑"/>
              <w:color w:val="000000"/>
              <w:kern w:val="0"/>
              <w:sz w:val="24"/>
              <w:szCs w:val="24"/>
            </w:rPr>
          </w:rPrChange>
        </w:rPr>
        <w:pPrChange w:id="743" w:author="miaosiy" w:date="2025-07-31T16:30:09Z">
          <w:pPr>
            <w:spacing w:before="42" w:after="42" w:line="192" w:lineRule="atLeast"/>
            <w:jc w:val="left"/>
          </w:pPr>
        </w:pPrChange>
      </w:pPr>
      <w:r>
        <w:rPr>
          <w:rFonts w:hint="eastAsia" w:ascii="宋体" w:hAnsi="宋体" w:eastAsia="宋体" w:cs="宋体"/>
          <w:color w:val="000000"/>
          <w:kern w:val="0"/>
          <w:sz w:val="24"/>
          <w:szCs w:val="24"/>
          <w:rPrChange w:id="745" w:author="miaosiy" w:date="2025-07-31T16:28:57Z">
            <w:rPr>
              <w:rFonts w:hint="eastAsia" w:ascii="微软雅黑" w:hAnsi="微软雅黑" w:eastAsia="微软雅黑" w:cs="微软雅黑"/>
              <w:color w:val="000000"/>
              <w:kern w:val="0"/>
              <w:sz w:val="24"/>
              <w:szCs w:val="24"/>
            </w:rPr>
          </w:rPrChange>
        </w:rPr>
        <w:t>2.甲方应当将个人信息保护政策提交乙方审核通过后方可发布。</w:t>
      </w:r>
    </w:p>
    <w:p w14:paraId="60E6E242">
      <w:pPr>
        <w:spacing w:before="42" w:after="42" w:line="500" w:lineRule="exact"/>
        <w:ind w:firstLine="480" w:firstLineChars="200"/>
        <w:jc w:val="left"/>
        <w:rPr>
          <w:rFonts w:hint="eastAsia" w:ascii="宋体" w:hAnsi="宋体" w:eastAsia="宋体" w:cs="宋体"/>
          <w:color w:val="000000"/>
          <w:kern w:val="0"/>
          <w:sz w:val="24"/>
          <w:szCs w:val="24"/>
          <w:rPrChange w:id="747" w:author="miaosiy" w:date="2025-07-31T16:28:57Z">
            <w:rPr>
              <w:rFonts w:hint="eastAsia" w:ascii="微软雅黑" w:hAnsi="微软雅黑" w:eastAsia="微软雅黑" w:cs="微软雅黑"/>
              <w:color w:val="000000"/>
              <w:kern w:val="0"/>
              <w:sz w:val="24"/>
              <w:szCs w:val="24"/>
            </w:rPr>
          </w:rPrChange>
        </w:rPr>
        <w:pPrChange w:id="746" w:author="miaosiy" w:date="2025-07-31T16:30:11Z">
          <w:pPr>
            <w:spacing w:before="42" w:after="42" w:line="192" w:lineRule="atLeast"/>
            <w:jc w:val="left"/>
          </w:pPr>
        </w:pPrChange>
      </w:pPr>
      <w:r>
        <w:rPr>
          <w:rFonts w:hint="eastAsia" w:ascii="宋体" w:hAnsi="宋体" w:eastAsia="宋体" w:cs="宋体"/>
          <w:color w:val="000000"/>
          <w:kern w:val="0"/>
          <w:sz w:val="24"/>
          <w:szCs w:val="24"/>
          <w:rPrChange w:id="748" w:author="miaosiy" w:date="2025-07-31T16:28:57Z">
            <w:rPr>
              <w:rFonts w:hint="eastAsia" w:ascii="微软雅黑" w:hAnsi="微软雅黑" w:eastAsia="微软雅黑" w:cs="微软雅黑"/>
              <w:color w:val="000000"/>
              <w:kern w:val="0"/>
              <w:sz w:val="24"/>
              <w:szCs w:val="24"/>
            </w:rPr>
          </w:rPrChange>
        </w:rPr>
        <w:t>3.甲方应遵守其个人信息保护政策条款，不得实施超出条款列明范围的行为，不得违反条款中向用户承诺的事项。</w:t>
      </w:r>
    </w:p>
    <w:p w14:paraId="0986BC02">
      <w:pPr>
        <w:spacing w:before="42" w:after="42" w:line="500" w:lineRule="exact"/>
        <w:ind w:firstLine="480" w:firstLineChars="200"/>
        <w:jc w:val="left"/>
        <w:rPr>
          <w:rFonts w:hint="eastAsia" w:ascii="宋体" w:hAnsi="宋体" w:eastAsia="宋体" w:cs="宋体"/>
          <w:color w:val="000000"/>
          <w:kern w:val="0"/>
          <w:sz w:val="24"/>
          <w:szCs w:val="24"/>
          <w:rPrChange w:id="750" w:author="miaosiy" w:date="2025-07-31T16:28:57Z">
            <w:rPr>
              <w:rFonts w:hint="eastAsia" w:ascii="微软雅黑" w:hAnsi="微软雅黑" w:eastAsia="微软雅黑" w:cs="微软雅黑"/>
              <w:color w:val="000000"/>
              <w:kern w:val="0"/>
              <w:sz w:val="24"/>
              <w:szCs w:val="24"/>
            </w:rPr>
          </w:rPrChange>
        </w:rPr>
        <w:pPrChange w:id="749" w:author="miaosiy" w:date="2025-07-31T16:30:13Z">
          <w:pPr>
            <w:spacing w:before="42" w:after="42" w:line="192" w:lineRule="atLeast"/>
            <w:jc w:val="left"/>
          </w:pPr>
        </w:pPrChange>
      </w:pPr>
      <w:r>
        <w:rPr>
          <w:rFonts w:hint="eastAsia" w:ascii="宋体" w:hAnsi="宋体" w:eastAsia="宋体" w:cs="宋体"/>
          <w:color w:val="000000"/>
          <w:kern w:val="0"/>
          <w:sz w:val="24"/>
          <w:szCs w:val="24"/>
          <w:rPrChange w:id="751" w:author="miaosiy" w:date="2025-07-31T16:28:57Z">
            <w:rPr>
              <w:rFonts w:hint="eastAsia" w:ascii="微软雅黑" w:hAnsi="微软雅黑" w:eastAsia="微软雅黑" w:cs="微软雅黑"/>
              <w:color w:val="000000"/>
              <w:kern w:val="0"/>
              <w:sz w:val="24"/>
              <w:szCs w:val="24"/>
            </w:rPr>
          </w:rPrChange>
        </w:rPr>
        <w:t>4.甲方在语音专线业务功能开启并开始收集用户的通话记录、通话录音等个人信息前，应当通过专门弹窗或者语音提醒等方式单独取得用户的明确同意，并同步明确告知用户其目的。</w:t>
      </w:r>
    </w:p>
    <w:p w14:paraId="1F3E0F7F">
      <w:pPr>
        <w:spacing w:before="42" w:after="42" w:line="500" w:lineRule="exact"/>
        <w:ind w:firstLine="480" w:firstLineChars="200"/>
        <w:jc w:val="left"/>
        <w:rPr>
          <w:rFonts w:hint="eastAsia" w:ascii="宋体" w:hAnsi="宋体" w:eastAsia="宋体" w:cs="宋体"/>
          <w:color w:val="000000"/>
          <w:kern w:val="0"/>
          <w:sz w:val="24"/>
          <w:szCs w:val="24"/>
          <w:rPrChange w:id="753" w:author="miaosiy" w:date="2025-07-31T16:28:57Z">
            <w:rPr>
              <w:rFonts w:hint="eastAsia" w:ascii="微软雅黑" w:hAnsi="微软雅黑" w:eastAsia="微软雅黑" w:cs="微软雅黑"/>
              <w:color w:val="000000"/>
              <w:kern w:val="0"/>
              <w:sz w:val="24"/>
              <w:szCs w:val="24"/>
            </w:rPr>
          </w:rPrChange>
        </w:rPr>
        <w:pPrChange w:id="752" w:author="miaosiy" w:date="2025-07-31T16:30:15Z">
          <w:pPr>
            <w:spacing w:before="42" w:after="42" w:line="192" w:lineRule="atLeast"/>
            <w:jc w:val="left"/>
          </w:pPr>
        </w:pPrChange>
      </w:pPr>
      <w:r>
        <w:rPr>
          <w:rFonts w:hint="eastAsia" w:ascii="宋体" w:hAnsi="宋体" w:eastAsia="宋体" w:cs="宋体"/>
          <w:color w:val="000000"/>
          <w:kern w:val="0"/>
          <w:sz w:val="24"/>
          <w:szCs w:val="24"/>
          <w:rPrChange w:id="754" w:author="miaosiy" w:date="2025-07-31T16:28:57Z">
            <w:rPr>
              <w:rFonts w:hint="eastAsia" w:ascii="微软雅黑" w:hAnsi="微软雅黑" w:eastAsia="微软雅黑" w:cs="微软雅黑"/>
              <w:color w:val="000000"/>
              <w:kern w:val="0"/>
              <w:sz w:val="24"/>
              <w:szCs w:val="24"/>
            </w:rPr>
          </w:rPrChange>
        </w:rPr>
        <w:t>5.双方应严格遵循个人信息与数据保护法律法规并参照有关国家标准与行业规范执行，采取有效的个人信息安全保障技术与管理措施，防止个人信息的泄漏、损毁、丢失、篡改，包括但不限于：</w:t>
      </w:r>
    </w:p>
    <w:p w14:paraId="0C7B86BC">
      <w:pPr>
        <w:spacing w:before="42" w:after="42" w:line="500" w:lineRule="exact"/>
        <w:jc w:val="left"/>
        <w:rPr>
          <w:rFonts w:hint="eastAsia" w:ascii="宋体" w:hAnsi="宋体" w:eastAsia="宋体" w:cs="宋体"/>
          <w:color w:val="000000"/>
          <w:kern w:val="0"/>
          <w:sz w:val="24"/>
          <w:szCs w:val="24"/>
          <w:rPrChange w:id="756" w:author="miaosiy" w:date="2025-07-31T16:28:57Z">
            <w:rPr>
              <w:rFonts w:hint="eastAsia" w:ascii="微软雅黑" w:hAnsi="微软雅黑" w:eastAsia="微软雅黑" w:cs="微软雅黑"/>
              <w:color w:val="000000"/>
              <w:kern w:val="0"/>
              <w:sz w:val="24"/>
              <w:szCs w:val="24"/>
            </w:rPr>
          </w:rPrChange>
        </w:rPr>
        <w:pPrChange w:id="755" w:author="miaosiy" w:date="2025-07-31T16:29:18Z">
          <w:pPr>
            <w:spacing w:before="42" w:after="42" w:line="192" w:lineRule="atLeast"/>
            <w:jc w:val="left"/>
          </w:pPr>
        </w:pPrChange>
      </w:pPr>
      <w:r>
        <w:rPr>
          <w:rFonts w:hint="eastAsia" w:ascii="宋体" w:hAnsi="宋体" w:eastAsia="宋体" w:cs="宋体"/>
          <w:color w:val="000000"/>
          <w:kern w:val="0"/>
          <w:sz w:val="24"/>
          <w:szCs w:val="24"/>
          <w:rPrChange w:id="757" w:author="miaosiy" w:date="2025-07-31T16:28:57Z">
            <w:rPr>
              <w:rFonts w:hint="eastAsia" w:ascii="微软雅黑" w:hAnsi="微软雅黑" w:eastAsia="微软雅黑" w:cs="微软雅黑"/>
              <w:color w:val="000000"/>
              <w:kern w:val="0"/>
              <w:sz w:val="24"/>
              <w:szCs w:val="24"/>
            </w:rPr>
          </w:rPrChange>
        </w:rPr>
        <w:t>（1）制定个人信息安全事件应急预案；</w:t>
      </w:r>
    </w:p>
    <w:p w14:paraId="116220D6">
      <w:pPr>
        <w:spacing w:before="42" w:after="42" w:line="500" w:lineRule="exact"/>
        <w:jc w:val="left"/>
        <w:rPr>
          <w:rFonts w:hint="eastAsia" w:ascii="宋体" w:hAnsi="宋体" w:eastAsia="宋体" w:cs="宋体"/>
          <w:color w:val="000000"/>
          <w:kern w:val="0"/>
          <w:sz w:val="24"/>
          <w:szCs w:val="24"/>
          <w:rPrChange w:id="759" w:author="miaosiy" w:date="2025-07-31T16:28:57Z">
            <w:rPr>
              <w:rFonts w:hint="eastAsia" w:ascii="微软雅黑" w:hAnsi="微软雅黑" w:eastAsia="微软雅黑" w:cs="微软雅黑"/>
              <w:color w:val="000000"/>
              <w:kern w:val="0"/>
              <w:sz w:val="24"/>
              <w:szCs w:val="24"/>
            </w:rPr>
          </w:rPrChange>
        </w:rPr>
        <w:pPrChange w:id="758" w:author="miaosiy" w:date="2025-07-31T16:29:18Z">
          <w:pPr>
            <w:spacing w:before="42" w:after="42" w:line="192" w:lineRule="atLeast"/>
            <w:jc w:val="left"/>
          </w:pPr>
        </w:pPrChange>
      </w:pPr>
      <w:r>
        <w:rPr>
          <w:rFonts w:hint="eastAsia" w:ascii="宋体" w:hAnsi="宋体" w:eastAsia="宋体" w:cs="宋体"/>
          <w:color w:val="000000"/>
          <w:kern w:val="0"/>
          <w:sz w:val="24"/>
          <w:szCs w:val="24"/>
          <w:rPrChange w:id="760" w:author="miaosiy" w:date="2025-07-31T16:28:57Z">
            <w:rPr>
              <w:rFonts w:hint="eastAsia" w:ascii="微软雅黑" w:hAnsi="微软雅黑" w:eastAsia="微软雅黑" w:cs="微软雅黑"/>
              <w:color w:val="000000"/>
              <w:kern w:val="0"/>
              <w:sz w:val="24"/>
              <w:szCs w:val="24"/>
            </w:rPr>
          </w:rPrChange>
        </w:rPr>
        <w:t>（2）采取相应的加密、去标识化等安全技术措施，如传输和存储个人敏感信息时应采用加密等安全措施；</w:t>
      </w:r>
    </w:p>
    <w:p w14:paraId="09D1F813">
      <w:pPr>
        <w:spacing w:before="42" w:after="42" w:line="500" w:lineRule="exact"/>
        <w:jc w:val="left"/>
        <w:rPr>
          <w:rFonts w:hint="eastAsia" w:ascii="宋体" w:hAnsi="宋体" w:eastAsia="宋体" w:cs="宋体"/>
          <w:color w:val="000000"/>
          <w:kern w:val="0"/>
          <w:sz w:val="24"/>
          <w:szCs w:val="24"/>
          <w:rPrChange w:id="762" w:author="miaosiy" w:date="2025-07-31T16:28:57Z">
            <w:rPr>
              <w:rFonts w:hint="eastAsia" w:ascii="微软雅黑" w:hAnsi="微软雅黑" w:eastAsia="微软雅黑" w:cs="微软雅黑"/>
              <w:color w:val="000000"/>
              <w:kern w:val="0"/>
              <w:sz w:val="24"/>
              <w:szCs w:val="24"/>
            </w:rPr>
          </w:rPrChange>
        </w:rPr>
        <w:pPrChange w:id="761" w:author="miaosiy" w:date="2025-07-31T16:29:18Z">
          <w:pPr>
            <w:spacing w:before="42" w:after="42" w:line="192" w:lineRule="atLeast"/>
            <w:jc w:val="left"/>
          </w:pPr>
        </w:pPrChange>
      </w:pPr>
      <w:r>
        <w:rPr>
          <w:rFonts w:hint="eastAsia" w:ascii="宋体" w:hAnsi="宋体" w:eastAsia="宋体" w:cs="宋体"/>
          <w:color w:val="000000"/>
          <w:kern w:val="0"/>
          <w:sz w:val="24"/>
          <w:szCs w:val="24"/>
          <w:rPrChange w:id="763" w:author="miaosiy" w:date="2025-07-31T16:28:57Z">
            <w:rPr>
              <w:rFonts w:hint="eastAsia" w:ascii="微软雅黑" w:hAnsi="微软雅黑" w:eastAsia="微软雅黑" w:cs="微软雅黑"/>
              <w:color w:val="000000"/>
              <w:kern w:val="0"/>
              <w:sz w:val="24"/>
              <w:szCs w:val="24"/>
            </w:rPr>
          </w:rPrChange>
        </w:rPr>
        <w:t>（3）合理确定个人信息处理的操作权限，并定期对从业人员进行安全教育和培训。</w:t>
      </w:r>
    </w:p>
    <w:p w14:paraId="7A7D5B04">
      <w:pPr>
        <w:spacing w:before="42" w:after="42" w:line="500" w:lineRule="exact"/>
        <w:ind w:firstLine="480" w:firstLineChars="200"/>
        <w:jc w:val="left"/>
        <w:rPr>
          <w:rFonts w:hint="eastAsia" w:ascii="宋体" w:hAnsi="宋体" w:eastAsia="宋体" w:cs="宋体"/>
          <w:color w:val="000000"/>
          <w:kern w:val="0"/>
          <w:sz w:val="24"/>
          <w:szCs w:val="24"/>
          <w:rPrChange w:id="765" w:author="miaosiy" w:date="2025-07-31T16:28:57Z">
            <w:rPr>
              <w:rFonts w:hint="eastAsia" w:ascii="微软雅黑" w:hAnsi="微软雅黑" w:eastAsia="微软雅黑" w:cs="微软雅黑"/>
              <w:color w:val="000000"/>
              <w:kern w:val="0"/>
              <w:sz w:val="24"/>
              <w:szCs w:val="24"/>
            </w:rPr>
          </w:rPrChange>
        </w:rPr>
        <w:pPrChange w:id="764" w:author="miaosiy" w:date="2025-07-31T16:30:18Z">
          <w:pPr>
            <w:spacing w:before="42" w:after="42" w:line="192" w:lineRule="atLeast"/>
            <w:jc w:val="left"/>
          </w:pPr>
        </w:pPrChange>
      </w:pPr>
      <w:r>
        <w:rPr>
          <w:rFonts w:hint="eastAsia" w:ascii="宋体" w:hAnsi="宋体" w:eastAsia="宋体" w:cs="宋体"/>
          <w:color w:val="000000"/>
          <w:kern w:val="0"/>
          <w:sz w:val="24"/>
          <w:szCs w:val="24"/>
          <w:rPrChange w:id="766" w:author="miaosiy" w:date="2025-07-31T16:28:57Z">
            <w:rPr>
              <w:rFonts w:hint="eastAsia" w:ascii="微软雅黑" w:hAnsi="微软雅黑" w:eastAsia="微软雅黑" w:cs="微软雅黑"/>
              <w:color w:val="000000"/>
              <w:kern w:val="0"/>
              <w:sz w:val="24"/>
              <w:szCs w:val="24"/>
            </w:rPr>
          </w:rPrChange>
        </w:rPr>
        <w:t>6.若双方中的任何一方在获知全部/部分个人信息丢失、意外毁损或破坏、擅自或非法处理等个人信息安全事件和/或存储个人信息的信息系统被破坏、非法闯入等网络安全事件可能或有较大可能发生时，应及时通知另一方，并进一步就通知的形式、内容以及调查网络安全事件所产生的相关费用作进一步约定。</w:t>
      </w:r>
    </w:p>
    <w:p w14:paraId="0F601A41">
      <w:pPr>
        <w:spacing w:before="42" w:after="42" w:line="500" w:lineRule="exact"/>
        <w:jc w:val="left"/>
        <w:rPr>
          <w:rFonts w:hint="eastAsia" w:ascii="宋体" w:hAnsi="宋体" w:eastAsia="宋体" w:cs="宋体"/>
          <w:b/>
          <w:bCs/>
          <w:color w:val="000000"/>
          <w:kern w:val="0"/>
          <w:sz w:val="24"/>
          <w:szCs w:val="24"/>
          <w:rPrChange w:id="768" w:author="miaosiy" w:date="2025-07-31T16:28:57Z">
            <w:rPr>
              <w:rFonts w:hint="eastAsia" w:ascii="微软雅黑" w:hAnsi="微软雅黑" w:eastAsia="微软雅黑" w:cs="微软雅黑"/>
              <w:b/>
              <w:bCs/>
              <w:color w:val="000000"/>
              <w:kern w:val="0"/>
              <w:sz w:val="24"/>
              <w:szCs w:val="24"/>
            </w:rPr>
          </w:rPrChange>
        </w:rPr>
        <w:pPrChange w:id="767" w:author="miaosiy" w:date="2025-07-31T16:29:18Z">
          <w:pPr>
            <w:spacing w:before="42" w:after="42" w:line="192" w:lineRule="atLeast"/>
            <w:jc w:val="left"/>
          </w:pPr>
        </w:pPrChange>
      </w:pPr>
      <w:r>
        <w:rPr>
          <w:rFonts w:hint="eastAsia" w:ascii="宋体" w:hAnsi="宋体" w:eastAsia="宋体" w:cs="宋体"/>
          <w:b/>
          <w:bCs/>
          <w:color w:val="000000"/>
          <w:kern w:val="0"/>
          <w:sz w:val="24"/>
          <w:szCs w:val="24"/>
          <w:rPrChange w:id="769" w:author="miaosiy" w:date="2025-07-31T16:28:57Z">
            <w:rPr>
              <w:rFonts w:hint="eastAsia" w:ascii="微软雅黑" w:hAnsi="微软雅黑" w:eastAsia="微软雅黑" w:cs="微软雅黑"/>
              <w:b/>
              <w:bCs/>
              <w:color w:val="000000"/>
              <w:kern w:val="0"/>
              <w:sz w:val="24"/>
              <w:szCs w:val="24"/>
            </w:rPr>
          </w:rPrChange>
        </w:rPr>
        <w:t>第四条 违约责任</w:t>
      </w:r>
    </w:p>
    <w:p w14:paraId="1788D21C">
      <w:pPr>
        <w:spacing w:before="42" w:after="42" w:line="500" w:lineRule="exact"/>
        <w:ind w:firstLine="480" w:firstLineChars="200"/>
        <w:jc w:val="left"/>
        <w:rPr>
          <w:rFonts w:hint="eastAsia" w:ascii="宋体" w:hAnsi="宋体" w:eastAsia="宋体" w:cs="宋体"/>
          <w:color w:val="000000"/>
          <w:kern w:val="0"/>
          <w:sz w:val="24"/>
          <w:szCs w:val="24"/>
          <w:rPrChange w:id="771" w:author="miaosiy" w:date="2025-07-31T16:28:57Z">
            <w:rPr>
              <w:rFonts w:hint="eastAsia" w:ascii="微软雅黑" w:hAnsi="微软雅黑" w:eastAsia="微软雅黑" w:cs="微软雅黑"/>
              <w:color w:val="000000"/>
              <w:kern w:val="0"/>
              <w:sz w:val="24"/>
              <w:szCs w:val="24"/>
            </w:rPr>
          </w:rPrChange>
        </w:rPr>
        <w:pPrChange w:id="770" w:author="miaosiy" w:date="2025-07-31T16:29:18Z">
          <w:pPr>
            <w:spacing w:before="42" w:after="42" w:line="192" w:lineRule="atLeast"/>
            <w:ind w:firstLine="480" w:firstLineChars="200"/>
            <w:jc w:val="left"/>
          </w:pPr>
        </w:pPrChange>
      </w:pPr>
      <w:r>
        <w:rPr>
          <w:rFonts w:hint="eastAsia" w:ascii="宋体" w:hAnsi="宋体" w:eastAsia="宋体" w:cs="宋体"/>
          <w:color w:val="000000"/>
          <w:kern w:val="0"/>
          <w:sz w:val="24"/>
          <w:szCs w:val="24"/>
          <w:rPrChange w:id="772" w:author="miaosiy" w:date="2025-07-31T16:28:57Z">
            <w:rPr>
              <w:rFonts w:hint="eastAsia" w:ascii="微软雅黑" w:hAnsi="微软雅黑" w:eastAsia="微软雅黑" w:cs="微软雅黑"/>
              <w:color w:val="000000"/>
              <w:kern w:val="0"/>
              <w:sz w:val="24"/>
              <w:szCs w:val="24"/>
            </w:rPr>
          </w:rPrChange>
        </w:rPr>
        <w:t>若双方中的任何一方适用的法律法规或本协议项下各自义务的，守约方有权对违约方采取限制功能、暂停服务等处置措施，并有权解除本合同。若违约方给守约方造成损失（损失包括但不限于：行政处罚、给个人信息主体和/或第三方支付的经济补偿金、赔偿金或和解金、商誉损失、律师费、诉讼费、差旅费及其他合理开支等）的，违约方应就所造成的损失给守约方承担赔偿责任。</w:t>
      </w:r>
    </w:p>
    <w:p w14:paraId="312CAED0">
      <w:pPr>
        <w:spacing w:before="42" w:after="42" w:line="500" w:lineRule="exact"/>
        <w:jc w:val="left"/>
        <w:rPr>
          <w:rFonts w:hint="eastAsia" w:ascii="宋体" w:hAnsi="宋体" w:eastAsia="宋体" w:cs="宋体"/>
          <w:color w:val="000000"/>
          <w:sz w:val="24"/>
          <w:szCs w:val="24"/>
          <w:rPrChange w:id="774" w:author="miaosiy" w:date="2025-07-31T16:28:57Z">
            <w:rPr>
              <w:rFonts w:hint="eastAsia" w:ascii="微软雅黑" w:hAnsi="微软雅黑" w:eastAsia="微软雅黑" w:cs="微软雅黑"/>
              <w:color w:val="000000"/>
              <w:sz w:val="24"/>
              <w:szCs w:val="24"/>
            </w:rPr>
          </w:rPrChange>
        </w:rPr>
        <w:pPrChange w:id="773" w:author="miaosiy" w:date="2025-07-31T16:29:18Z">
          <w:pPr>
            <w:spacing w:before="42" w:after="42" w:line="192" w:lineRule="atLeast"/>
            <w:jc w:val="left"/>
          </w:pPr>
        </w:pPrChange>
      </w:pPr>
    </w:p>
    <w:p w14:paraId="2B434CE0">
      <w:pPr>
        <w:spacing w:before="42" w:after="42" w:line="500" w:lineRule="exact"/>
        <w:jc w:val="right"/>
        <w:rPr>
          <w:rFonts w:hint="eastAsia" w:ascii="宋体" w:hAnsi="宋体" w:eastAsia="宋体" w:cs="宋体"/>
          <w:color w:val="000000"/>
          <w:sz w:val="24"/>
          <w:szCs w:val="24"/>
          <w:rPrChange w:id="776" w:author="miaosiy" w:date="2025-07-31T16:28:57Z">
            <w:rPr>
              <w:rFonts w:hint="eastAsia" w:ascii="微软雅黑" w:hAnsi="微软雅黑" w:eastAsia="微软雅黑" w:cs="微软雅黑"/>
              <w:color w:val="000000"/>
              <w:sz w:val="24"/>
              <w:szCs w:val="24"/>
            </w:rPr>
          </w:rPrChange>
        </w:rPr>
        <w:pPrChange w:id="775" w:author="miaosiy" w:date="2025-07-31T16:29:18Z">
          <w:pPr>
            <w:spacing w:before="42" w:after="42" w:line="192" w:lineRule="atLeast"/>
            <w:jc w:val="right"/>
          </w:pPr>
        </w:pPrChange>
      </w:pPr>
      <w:r>
        <w:rPr>
          <w:rFonts w:hint="eastAsia" w:ascii="宋体" w:hAnsi="宋体" w:eastAsia="宋体" w:cs="宋体"/>
          <w:color w:val="000000"/>
          <w:sz w:val="24"/>
          <w:szCs w:val="24"/>
          <w:rPrChange w:id="777" w:author="miaosiy" w:date="2025-07-31T16:28:57Z">
            <w:rPr>
              <w:rFonts w:hint="eastAsia" w:ascii="微软雅黑" w:hAnsi="微软雅黑" w:eastAsia="微软雅黑" w:cs="微软雅黑"/>
              <w:color w:val="000000"/>
              <w:sz w:val="24"/>
              <w:szCs w:val="24"/>
            </w:rPr>
          </w:rPrChange>
        </w:rPr>
        <w:t>浙江农村商业联合银行股份有限公司</w:t>
      </w:r>
    </w:p>
    <w:p w14:paraId="768E5265">
      <w:pPr>
        <w:spacing w:before="42" w:after="42" w:line="500" w:lineRule="exact"/>
        <w:jc w:val="right"/>
        <w:rPr>
          <w:ins w:id="779" w:author="miaosiy" w:date="2025-07-31T16:28:14Z"/>
          <w:rFonts w:hint="eastAsia" w:ascii="宋体" w:hAnsi="宋体" w:eastAsia="宋体" w:cs="宋体"/>
          <w:color w:val="000000"/>
          <w:sz w:val="24"/>
          <w:szCs w:val="24"/>
          <w:rPrChange w:id="780" w:author="miaosiy" w:date="2025-07-31T16:28:57Z">
            <w:rPr>
              <w:ins w:id="781" w:author="miaosiy" w:date="2025-07-31T16:28:14Z"/>
              <w:rFonts w:hint="eastAsia" w:ascii="微软雅黑" w:hAnsi="微软雅黑" w:eastAsia="微软雅黑" w:cs="微软雅黑"/>
              <w:color w:val="000000"/>
              <w:sz w:val="24"/>
              <w:szCs w:val="24"/>
            </w:rPr>
          </w:rPrChange>
        </w:rPr>
        <w:pPrChange w:id="778" w:author="miaosiy" w:date="2025-07-31T16:29:18Z">
          <w:pPr>
            <w:spacing w:before="42" w:after="42" w:line="192" w:lineRule="atLeast"/>
            <w:jc w:val="right"/>
          </w:pPr>
        </w:pPrChange>
      </w:pPr>
      <w:r>
        <w:rPr>
          <w:rFonts w:hint="eastAsia" w:ascii="宋体" w:hAnsi="宋体" w:eastAsia="宋体" w:cs="宋体"/>
          <w:color w:val="000000"/>
          <w:sz w:val="24"/>
          <w:szCs w:val="24"/>
          <w:rPrChange w:id="782" w:author="miaosiy" w:date="2025-07-31T16:28:57Z">
            <w:rPr>
              <w:rFonts w:hint="eastAsia" w:ascii="微软雅黑" w:hAnsi="微软雅黑" w:eastAsia="微软雅黑" w:cs="微软雅黑"/>
              <w:color w:val="000000"/>
              <w:sz w:val="24"/>
              <w:szCs w:val="24"/>
            </w:rPr>
          </w:rPrChange>
        </w:rPr>
        <w:t>（公章）</w:t>
      </w:r>
    </w:p>
    <w:p w14:paraId="5DEFAD86">
      <w:pPr>
        <w:keepNext w:val="0"/>
        <w:keepLines w:val="0"/>
        <w:pageBreakBefore w:val="0"/>
        <w:widowControl w:val="0"/>
        <w:kinsoku/>
        <w:wordWrap/>
        <w:overflowPunct/>
        <w:topLinePunct w:val="0"/>
        <w:autoSpaceDE/>
        <w:autoSpaceDN/>
        <w:bidi w:val="0"/>
        <w:adjustRightInd/>
        <w:snapToGrid/>
        <w:spacing w:line="500" w:lineRule="exact"/>
        <w:jc w:val="both"/>
        <w:textAlignment w:val="auto"/>
        <w:rPr>
          <w:ins w:id="783" w:author="miaosiy" w:date="2025-07-31T16:28:38Z"/>
          <w:rFonts w:hint="eastAsia" w:ascii="宋体" w:hAnsi="宋体" w:eastAsia="宋体" w:cs="宋体"/>
          <w:b/>
          <w:bCs/>
          <w:sz w:val="24"/>
          <w:szCs w:val="24"/>
          <w:lang w:val="en-US" w:eastAsia="zh-CN"/>
        </w:rPr>
      </w:pPr>
    </w:p>
    <w:p w14:paraId="4CE524F0">
      <w:pPr>
        <w:keepNext w:val="0"/>
        <w:keepLines w:val="0"/>
        <w:pageBreakBefore w:val="0"/>
        <w:widowControl w:val="0"/>
        <w:kinsoku/>
        <w:wordWrap/>
        <w:overflowPunct/>
        <w:topLinePunct w:val="0"/>
        <w:autoSpaceDE/>
        <w:autoSpaceDN/>
        <w:bidi w:val="0"/>
        <w:adjustRightInd/>
        <w:snapToGrid/>
        <w:spacing w:line="500" w:lineRule="exact"/>
        <w:jc w:val="both"/>
        <w:textAlignment w:val="auto"/>
        <w:rPr>
          <w:ins w:id="784" w:author="miaosiy" w:date="2025-07-31T16:28:39Z"/>
          <w:rFonts w:hint="eastAsia" w:ascii="宋体" w:hAnsi="宋体" w:eastAsia="宋体" w:cs="宋体"/>
          <w:b/>
          <w:bCs/>
          <w:sz w:val="24"/>
          <w:szCs w:val="24"/>
          <w:lang w:val="en-US" w:eastAsia="zh-CN"/>
        </w:rPr>
      </w:pPr>
    </w:p>
    <w:p w14:paraId="2CE76D29">
      <w:pPr>
        <w:keepNext w:val="0"/>
        <w:keepLines w:val="0"/>
        <w:pageBreakBefore w:val="0"/>
        <w:widowControl w:val="0"/>
        <w:kinsoku/>
        <w:wordWrap/>
        <w:overflowPunct/>
        <w:topLinePunct w:val="0"/>
        <w:autoSpaceDE/>
        <w:autoSpaceDN/>
        <w:bidi w:val="0"/>
        <w:adjustRightInd/>
        <w:snapToGrid/>
        <w:spacing w:line="500" w:lineRule="exact"/>
        <w:jc w:val="both"/>
        <w:textAlignment w:val="auto"/>
        <w:rPr>
          <w:ins w:id="785" w:author="miaosiy" w:date="2025-07-31T16:28:14Z"/>
          <w:rFonts w:hint="eastAsia" w:ascii="宋体" w:hAnsi="宋体" w:eastAsia="宋体" w:cs="宋体"/>
          <w:b/>
          <w:bCs/>
          <w:sz w:val="24"/>
          <w:szCs w:val="24"/>
        </w:rPr>
      </w:pPr>
      <w:ins w:id="786" w:author="miaosiy" w:date="2025-07-31T16:28:32Z">
        <w:r>
          <w:rPr>
            <w:rFonts w:hint="eastAsia" w:ascii="宋体" w:hAnsi="宋体" w:eastAsia="宋体" w:cs="宋体"/>
            <w:b/>
            <w:bCs/>
            <w:sz w:val="24"/>
            <w:szCs w:val="24"/>
            <w:lang w:val="en-US" w:eastAsia="zh-CN"/>
          </w:rPr>
          <w:t>附件</w:t>
        </w:r>
      </w:ins>
      <w:ins w:id="787" w:author="miaosiy" w:date="2025-07-31T16:28:33Z">
        <w:r>
          <w:rPr>
            <w:rFonts w:hint="eastAsia" w:ascii="宋体" w:hAnsi="宋体" w:eastAsia="宋体" w:cs="宋体"/>
            <w:b/>
            <w:bCs/>
            <w:sz w:val="24"/>
            <w:szCs w:val="24"/>
            <w:lang w:val="en-US" w:eastAsia="zh-CN"/>
          </w:rPr>
          <w:t>三</w:t>
        </w:r>
      </w:ins>
      <w:ins w:id="788" w:author="miaosiy" w:date="2025-07-31T16:28:34Z">
        <w:r>
          <w:rPr>
            <w:rFonts w:hint="eastAsia" w:ascii="宋体" w:hAnsi="宋体" w:eastAsia="宋体" w:cs="宋体"/>
            <w:b/>
            <w:bCs/>
            <w:sz w:val="24"/>
            <w:szCs w:val="24"/>
            <w:lang w:val="en-US" w:eastAsia="zh-CN"/>
          </w:rPr>
          <w:t>：</w:t>
        </w:r>
      </w:ins>
      <w:ins w:id="789" w:author="miaosiy" w:date="2025-07-31T16:28:14Z">
        <w:r>
          <w:rPr>
            <w:rFonts w:hint="eastAsia" w:ascii="宋体" w:hAnsi="宋体" w:eastAsia="宋体" w:cs="宋体"/>
            <w:b/>
            <w:bCs/>
            <w:sz w:val="24"/>
            <w:szCs w:val="24"/>
          </w:rPr>
          <w:t>防范电信网络诈骗承诺书</w:t>
        </w:r>
      </w:ins>
    </w:p>
    <w:p w14:paraId="4C99862A">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ins w:id="790" w:author="miaosiy" w:date="2025-07-31T16:28:14Z"/>
          <w:rFonts w:hint="eastAsia" w:ascii="宋体" w:hAnsi="宋体" w:eastAsia="宋体" w:cs="宋体"/>
          <w:b/>
          <w:bCs/>
          <w:sz w:val="24"/>
          <w:szCs w:val="24"/>
        </w:rPr>
      </w:pPr>
    </w:p>
    <w:p w14:paraId="62C2DD60">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792" w:author="miaosiy" w:date="2025-07-31T16:28:14Z"/>
          <w:rFonts w:hint="eastAsia" w:ascii="宋体" w:hAnsi="宋体" w:eastAsia="宋体" w:cs="宋体"/>
          <w:sz w:val="24"/>
          <w:szCs w:val="24"/>
        </w:rPr>
        <w:pPrChange w:id="791" w:author="miaosiy" w:date="2025-07-31T16:30:26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793" w:author="miaosiy" w:date="2025-07-31T16:28:14Z">
        <w:r>
          <w:rPr>
            <w:rFonts w:hint="eastAsia" w:ascii="宋体" w:hAnsi="宋体" w:eastAsia="宋体" w:cs="宋体"/>
            <w:sz w:val="24"/>
            <w:szCs w:val="24"/>
          </w:rPr>
          <w:t>为了预防和遏制电信网络诈骗活动，落实《中华人民共和国反电信网络诈骗  法》《中华人民共和国刑法》《中华人民共和国网络安全法》《中华人民共和国电  信条例》《电话用户真实身份信息登记规定》《关于防范和打击电信网络诈骗犯罪  的通告》《工业和信息化部关于进一步防范和打击通讯信息诈骗工作的实施意见》 等相关法律法规和文件的要求，我单位(电信用户)订购和使用中国移动提供的  电信服务时，承诺严格遵守以下各项要求：</w:t>
        </w:r>
      </w:ins>
    </w:p>
    <w:p w14:paraId="6C2FCBE2">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795" w:author="miaosiy" w:date="2025-07-31T16:28:14Z"/>
          <w:rFonts w:hint="eastAsia" w:ascii="宋体" w:hAnsi="宋体" w:eastAsia="宋体" w:cs="宋体"/>
          <w:sz w:val="24"/>
          <w:szCs w:val="24"/>
        </w:rPr>
        <w:pPrChange w:id="794" w:author="miaosiy" w:date="2025-07-31T16:30:28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796" w:author="miaosiy" w:date="2025-07-31T16:28:14Z">
        <w:r>
          <w:rPr>
            <w:rFonts w:hint="eastAsia" w:ascii="宋体" w:hAnsi="宋体" w:eastAsia="宋体" w:cs="宋体"/>
            <w:sz w:val="24"/>
            <w:szCs w:val="24"/>
          </w:rPr>
          <w:t>一 、我单位申请办理电信业务时，承诺提供真实身份信息。我单位不会为他人实施电信网络诈骗活动提供下列支持或者帮助：(一)出售、提供个人信息； (二)帮助他人通过虚拟货币交易等方式洗钱；(三)其他为电信网络诈骗活动提供支持或者帮助的行为。</w:t>
        </w:r>
      </w:ins>
    </w:p>
    <w:p w14:paraId="1EFCCC1C">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798" w:author="miaosiy" w:date="2025-07-31T16:28:14Z"/>
          <w:rFonts w:hint="eastAsia" w:ascii="宋体" w:hAnsi="宋体" w:eastAsia="宋体" w:cs="宋体"/>
          <w:sz w:val="24"/>
          <w:szCs w:val="24"/>
        </w:rPr>
        <w:pPrChange w:id="797" w:author="miaosiy" w:date="2025-07-31T16:30:29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799" w:author="miaosiy" w:date="2025-07-31T16:28:14Z">
        <w:r>
          <w:rPr>
            <w:rFonts w:hint="eastAsia" w:ascii="宋体" w:hAnsi="宋体" w:eastAsia="宋体" w:cs="宋体"/>
            <w:sz w:val="24"/>
            <w:szCs w:val="24"/>
          </w:rPr>
          <w:t>二 、我单位承诺不会非法买卖、出租、出借电话卡、物联网卡、电信线路、 短信端口、银行账户、支付账户、互联网账号等，不会提供实名核验帮助；不会  假冒他人身份或者虚构代理关系开立上述卡、账户、账号等。</w:t>
        </w:r>
      </w:ins>
    </w:p>
    <w:p w14:paraId="5415C915">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01" w:author="miaosiy" w:date="2025-07-31T16:28:14Z"/>
          <w:rFonts w:hint="eastAsia" w:ascii="宋体" w:hAnsi="宋体" w:eastAsia="宋体" w:cs="宋体"/>
          <w:sz w:val="24"/>
          <w:szCs w:val="24"/>
        </w:rPr>
        <w:pPrChange w:id="800" w:author="miaosiy" w:date="2025-07-31T16:30:31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02" w:author="miaosiy" w:date="2025-07-31T16:28:14Z">
        <w:r>
          <w:rPr>
            <w:rFonts w:hint="eastAsia" w:ascii="宋体" w:hAnsi="宋体" w:eastAsia="宋体" w:cs="宋体"/>
            <w:sz w:val="24"/>
            <w:szCs w:val="24"/>
          </w:rPr>
          <w:t>三 、我单位承诺会对我单位使用电信服务的行为负责，不会设立用于实施诈骗，传授犯罪方法，制作或者销售违禁物品、管制物品等违法犯罪活动的网站、 通讯群组，不会利用电信网络发布涉及实施诈骗，制作或者销售违禁物品、管制 物品以及其他违法犯罪活动的信息。</w:t>
        </w:r>
      </w:ins>
    </w:p>
    <w:p w14:paraId="199D0C81">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04" w:author="miaosiy" w:date="2025-07-31T16:28:14Z"/>
          <w:rFonts w:hint="eastAsia" w:ascii="宋体" w:hAnsi="宋体" w:eastAsia="宋体" w:cs="宋体"/>
          <w:sz w:val="24"/>
          <w:szCs w:val="24"/>
        </w:rPr>
        <w:pPrChange w:id="803" w:author="miaosiy" w:date="2025-07-31T16:30:33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05" w:author="miaosiy" w:date="2025-07-31T16:28:14Z">
        <w:r>
          <w:rPr>
            <w:rFonts w:hint="eastAsia" w:ascii="宋体" w:hAnsi="宋体" w:eastAsia="宋体" w:cs="宋体"/>
            <w:sz w:val="24"/>
            <w:szCs w:val="24"/>
          </w:rPr>
          <w:t>四 、我单位承诺，如果涉及从中国移动购买物联网卡再将载有物联网卡的设备销售给其他用户的，我单位会核验和登记用户身份信息，并依法将销量、存量及用户实名信息传送给中国移动。</w:t>
        </w:r>
      </w:ins>
    </w:p>
    <w:p w14:paraId="483FB34D">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07" w:author="miaosiy" w:date="2025-07-31T16:28:14Z"/>
          <w:rFonts w:hint="eastAsia" w:ascii="宋体" w:hAnsi="宋体" w:eastAsia="宋体" w:cs="宋体"/>
          <w:sz w:val="24"/>
          <w:szCs w:val="24"/>
        </w:rPr>
        <w:pPrChange w:id="806" w:author="miaosiy" w:date="2025-07-31T16:30:35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08" w:author="miaosiy" w:date="2025-07-31T16:28:14Z">
        <w:r>
          <w:rPr>
            <w:rFonts w:hint="eastAsia" w:ascii="宋体" w:hAnsi="宋体" w:eastAsia="宋体" w:cs="宋体"/>
            <w:sz w:val="24"/>
            <w:szCs w:val="24"/>
          </w:rPr>
          <w:t>五、我单位承诺不会非法制造、买卖、提供或者使用下列设备、软件：(一) 电话卡批量插入设备；(二)具有改变主叫号码、虚拟拨号、互联网电话违规接入公用电信网络等功能的设备、软件；(三)批量账号、网络地址自动切换系统， 批量接收提供短信验证、语音验证的平台；(四)其他用于实施电信网络诈骗等违法犯罪的设备、软件。</w:t>
        </w:r>
      </w:ins>
    </w:p>
    <w:p w14:paraId="7C110EE2">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10" w:author="miaosiy" w:date="2025-07-31T16:28:14Z"/>
          <w:rFonts w:hint="eastAsia" w:ascii="宋体" w:hAnsi="宋体" w:eastAsia="宋体" w:cs="宋体"/>
          <w:sz w:val="24"/>
          <w:szCs w:val="24"/>
        </w:rPr>
        <w:pPrChange w:id="809" w:author="miaosiy" w:date="2025-07-31T16:30:37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11" w:author="miaosiy" w:date="2025-07-31T16:28:14Z">
        <w:r>
          <w:rPr>
            <w:rFonts w:hint="eastAsia" w:ascii="宋体" w:hAnsi="宋体" w:eastAsia="宋体" w:cs="宋体"/>
            <w:sz w:val="24"/>
            <w:szCs w:val="24"/>
          </w:rPr>
          <w:t>六、我单位承诺依法遵守反电信网络诈骗相关法律法规，主动配合中国移动 开展的监督检查与风险排查工作，及时整改发现的问题。</w:t>
        </w:r>
      </w:ins>
    </w:p>
    <w:p w14:paraId="41B8B9AF">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13" w:author="miaosiy" w:date="2025-07-31T16:28:14Z"/>
          <w:rFonts w:hint="eastAsia" w:ascii="宋体" w:hAnsi="宋体" w:eastAsia="宋体" w:cs="宋体"/>
          <w:sz w:val="24"/>
          <w:szCs w:val="24"/>
        </w:rPr>
        <w:pPrChange w:id="812" w:author="miaosiy" w:date="2025-07-31T16:30:38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14" w:author="miaosiy" w:date="2025-07-31T16:28:14Z">
        <w:r>
          <w:rPr>
            <w:rFonts w:hint="eastAsia" w:ascii="宋体" w:hAnsi="宋体" w:eastAsia="宋体" w:cs="宋体"/>
            <w:sz w:val="24"/>
            <w:szCs w:val="24"/>
          </w:rPr>
          <w:t>七、如果我单位违反上述规定的，我单位知悉可能面临以下法律责任：</w:t>
        </w:r>
      </w:ins>
    </w:p>
    <w:p w14:paraId="790E3241">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16" w:author="miaosiy" w:date="2025-07-31T16:28:14Z"/>
          <w:rFonts w:hint="eastAsia" w:ascii="宋体" w:hAnsi="宋体" w:eastAsia="宋体" w:cs="宋体"/>
          <w:sz w:val="24"/>
          <w:szCs w:val="24"/>
        </w:rPr>
        <w:pPrChange w:id="815" w:author="miaosiy" w:date="2025-07-31T16:30:40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17" w:author="miaosiy" w:date="2025-07-31T16:28:14Z">
        <w:r>
          <w:rPr>
            <w:rFonts w:hint="eastAsia" w:ascii="宋体" w:hAnsi="宋体" w:eastAsia="宋体" w:cs="宋体"/>
            <w:sz w:val="24"/>
            <w:szCs w:val="24"/>
          </w:rPr>
          <w:t>(一)依据《中华人民共和国刑法》,组织、策划、实施、参与电信网络诈骗活动或者为电信网络诈骗活动提供帮助，构成犯罪的，将被依法追究刑事责任， 包括但不限于：构成第二百六十六条诈骗罪的，最高可被处十年以上有期徒刑或 者无期徒刑，并被处罚金或者没收财产；构成第二百八十七条之二帮助信息网络  犯罪活动罪的，最高可被处三年以下有期徒刑或者拘役，并被处或者单处罚金； 构成第二百五十三条之一侵犯公民个人信息罪的，最高可被处三年以上七年以下  有期徒刑，并被处罚金；构成第三百一十二条第一款掩饰、隐瞒犯罪所得、犯罪 所得收益罪的，最高可被处三年以上七年以下有期徒刑，并被处罚金。</w:t>
        </w:r>
      </w:ins>
    </w:p>
    <w:p w14:paraId="7CF2CC17">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19" w:author="miaosiy" w:date="2025-07-31T16:28:14Z"/>
          <w:rFonts w:hint="eastAsia" w:ascii="宋体" w:hAnsi="宋体" w:eastAsia="宋体" w:cs="宋体"/>
          <w:sz w:val="24"/>
          <w:szCs w:val="24"/>
        </w:rPr>
        <w:pPrChange w:id="818" w:author="miaosiy" w:date="2025-07-31T16:30:42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20" w:author="miaosiy" w:date="2025-07-31T16:28:14Z">
        <w:r>
          <w:rPr>
            <w:rFonts w:hint="eastAsia" w:ascii="宋体" w:hAnsi="宋体" w:eastAsia="宋体" w:cs="宋体"/>
            <w:sz w:val="24"/>
            <w:szCs w:val="24"/>
          </w:rPr>
          <w:t>(二)依据《中华人民共和国反电信网络诈骗法》第三十八条、第四十六条，  组织、策划、实施、参与电信网络诈骗活动或者为电信网络诈骗活动提供帮助， 尚不构成犯罪的，由公安机关处十日以上十五日以下拘留；没收违法所得，处违  法所得一倍以上十倍以下罚款，没有违法所得或者违法所得不足一万元的，处十  万元以下罚款。从事前款行为的违法犯罪人员，除依法承担刑事责任、行政责任  以外，造成他人损害的，依照《中华人民共和国民法典》等法律的规定承担民事  责任。</w:t>
        </w:r>
      </w:ins>
    </w:p>
    <w:p w14:paraId="3484597F">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22" w:author="miaosiy" w:date="2025-07-31T16:28:14Z"/>
          <w:rFonts w:hint="eastAsia" w:ascii="宋体" w:hAnsi="宋体" w:eastAsia="宋体" w:cs="宋体"/>
          <w:sz w:val="24"/>
          <w:szCs w:val="24"/>
        </w:rPr>
        <w:pPrChange w:id="821" w:author="miaosiy" w:date="2025-07-31T16:30:45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23" w:author="miaosiy" w:date="2025-07-31T16:28:14Z">
        <w:r>
          <w:rPr>
            <w:rFonts w:hint="eastAsia" w:ascii="宋体" w:hAnsi="宋体" w:eastAsia="宋体" w:cs="宋体"/>
            <w:sz w:val="24"/>
            <w:szCs w:val="24"/>
          </w:rPr>
          <w:t>(三)依据《中华人民共和国反电信网络诈骗法》第四十四条，非法买卖、 出租、出借电话卡等，为他人提供实名核验帮助或假冒他人身份或者虚构代理关  系开立电话卡等，没收违法所得，由公安机关处违法所得一倍以上十倍以下罚款； 没有违法所得或者违法所得不足二万元的，处二十万元以下罚款；情节严重的， 并处十五日以下拘留。</w:t>
        </w:r>
      </w:ins>
    </w:p>
    <w:p w14:paraId="374158B6">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25" w:author="miaosiy" w:date="2025-07-31T16:28:14Z"/>
          <w:rFonts w:hint="eastAsia" w:ascii="宋体" w:hAnsi="宋体" w:eastAsia="宋体" w:cs="宋体"/>
          <w:sz w:val="24"/>
          <w:szCs w:val="24"/>
        </w:rPr>
        <w:pPrChange w:id="824" w:author="miaosiy" w:date="2025-07-31T16:30:46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26" w:author="miaosiy" w:date="2025-07-31T16:28:14Z">
        <w:r>
          <w:rPr>
            <w:rFonts w:hint="eastAsia" w:ascii="宋体" w:hAnsi="宋体" w:eastAsia="宋体" w:cs="宋体"/>
            <w:sz w:val="24"/>
            <w:szCs w:val="24"/>
          </w:rPr>
          <w:t>(四)其他需要依法承担的法律责任。</w:t>
        </w:r>
      </w:ins>
    </w:p>
    <w:p w14:paraId="4D653E8F">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28" w:author="miaosiy" w:date="2025-07-31T16:28:14Z"/>
          <w:rFonts w:hint="eastAsia" w:ascii="宋体" w:hAnsi="宋体" w:eastAsia="宋体" w:cs="宋体"/>
          <w:sz w:val="24"/>
          <w:szCs w:val="24"/>
        </w:rPr>
        <w:pPrChange w:id="827" w:author="miaosiy" w:date="2025-07-31T16:30:47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29" w:author="miaosiy" w:date="2025-07-31T16:28:14Z">
        <w:r>
          <w:rPr>
            <w:rFonts w:hint="eastAsia" w:ascii="宋体" w:hAnsi="宋体" w:eastAsia="宋体" w:cs="宋体"/>
            <w:sz w:val="24"/>
            <w:szCs w:val="24"/>
          </w:rPr>
          <w:t>八 、我单位承诺：如果我单位违反上述规定的，中国移动有权依法依规或者 依照电信服务合同约定，停止向我单位提供涉诈电信服务，追究我单位的违约责任。</w:t>
        </w:r>
      </w:ins>
    </w:p>
    <w:p w14:paraId="0FD22BCB">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ins w:id="831" w:author="miaosiy" w:date="2025-07-31T16:28:14Z"/>
          <w:rFonts w:hint="eastAsia" w:ascii="宋体" w:hAnsi="宋体" w:eastAsia="宋体" w:cs="宋体"/>
          <w:sz w:val="24"/>
          <w:szCs w:val="24"/>
        </w:rPr>
        <w:pPrChange w:id="830" w:author="miaosiy" w:date="2025-07-31T16:30:51Z">
          <w:pPr>
            <w:keepNext w:val="0"/>
            <w:keepLines w:val="0"/>
            <w:pageBreakBefore w:val="0"/>
            <w:widowControl w:val="0"/>
            <w:kinsoku/>
            <w:wordWrap/>
            <w:overflowPunct/>
            <w:topLinePunct w:val="0"/>
            <w:autoSpaceDE/>
            <w:autoSpaceDN/>
            <w:bidi w:val="0"/>
            <w:adjustRightInd/>
            <w:snapToGrid/>
            <w:spacing w:line="500" w:lineRule="exact"/>
            <w:textAlignment w:val="auto"/>
          </w:pPr>
        </w:pPrChange>
      </w:pPr>
      <w:ins w:id="832" w:author="miaosiy" w:date="2025-07-31T16:28:14Z">
        <w:r>
          <w:rPr>
            <w:rFonts w:hint="eastAsia" w:ascii="宋体" w:hAnsi="宋体" w:eastAsia="宋体" w:cs="宋体"/>
            <w:sz w:val="24"/>
            <w:szCs w:val="24"/>
          </w:rPr>
          <w:t>本承诺书经我单位(或其合法授权代表)签署后生效，构成我单位与中国移 动之间电信服务合同(包括各类电信业务协议)的有效组成部分，对我单位具有 约束力。</w:t>
        </w:r>
      </w:ins>
    </w:p>
    <w:p w14:paraId="0E1A5C67">
      <w:pPr>
        <w:keepNext w:val="0"/>
        <w:keepLines w:val="0"/>
        <w:pageBreakBefore w:val="0"/>
        <w:widowControl w:val="0"/>
        <w:kinsoku/>
        <w:wordWrap/>
        <w:overflowPunct/>
        <w:topLinePunct w:val="0"/>
        <w:autoSpaceDE/>
        <w:autoSpaceDN/>
        <w:bidi w:val="0"/>
        <w:adjustRightInd/>
        <w:snapToGrid/>
        <w:spacing w:line="500" w:lineRule="exact"/>
        <w:textAlignment w:val="auto"/>
        <w:rPr>
          <w:ins w:id="833" w:author="miaosiy" w:date="2025-07-31T16:28:14Z"/>
          <w:rFonts w:hint="eastAsia" w:ascii="宋体" w:hAnsi="宋体" w:eastAsia="宋体" w:cs="宋体"/>
          <w:sz w:val="24"/>
          <w:szCs w:val="24"/>
        </w:rPr>
      </w:pPr>
    </w:p>
    <w:p w14:paraId="47387767">
      <w:pPr>
        <w:keepNext w:val="0"/>
        <w:keepLines w:val="0"/>
        <w:pageBreakBefore w:val="0"/>
        <w:widowControl w:val="0"/>
        <w:kinsoku/>
        <w:wordWrap/>
        <w:overflowPunct/>
        <w:topLinePunct w:val="0"/>
        <w:autoSpaceDE/>
        <w:autoSpaceDN/>
        <w:bidi w:val="0"/>
        <w:adjustRightInd/>
        <w:snapToGrid/>
        <w:spacing w:line="500" w:lineRule="exact"/>
        <w:textAlignment w:val="auto"/>
        <w:rPr>
          <w:ins w:id="834" w:author="miaosiy" w:date="2025-07-31T16:28:14Z"/>
          <w:rFonts w:hint="eastAsia" w:ascii="宋体" w:hAnsi="宋体" w:eastAsia="宋体" w:cs="宋体"/>
          <w:sz w:val="24"/>
          <w:szCs w:val="24"/>
        </w:rPr>
      </w:pPr>
    </w:p>
    <w:p w14:paraId="1E7C87F6">
      <w:pPr>
        <w:spacing w:before="42" w:after="42" w:line="192" w:lineRule="atLeast"/>
        <w:jc w:val="right"/>
        <w:rPr>
          <w:ins w:id="835" w:author="miaosiy" w:date="2025-07-31T16:28:25Z"/>
          <w:rFonts w:hint="eastAsia" w:ascii="微软雅黑" w:hAnsi="微软雅黑" w:eastAsia="微软雅黑" w:cs="微软雅黑"/>
          <w:color w:val="000000"/>
          <w:sz w:val="24"/>
          <w:szCs w:val="24"/>
        </w:rPr>
      </w:pPr>
      <w:ins w:id="836" w:author="miaosiy" w:date="2025-07-31T16:28:25Z">
        <w:r>
          <w:rPr>
            <w:rFonts w:hint="eastAsia" w:ascii="微软雅黑" w:hAnsi="微软雅黑" w:eastAsia="微软雅黑" w:cs="微软雅黑"/>
            <w:color w:val="000000"/>
            <w:sz w:val="24"/>
            <w:szCs w:val="24"/>
          </w:rPr>
          <w:t>浙江农村商业联合银行股份有限公司</w:t>
        </w:r>
      </w:ins>
    </w:p>
    <w:p w14:paraId="3B13F1EA">
      <w:pPr>
        <w:keepNext w:val="0"/>
        <w:keepLines w:val="0"/>
        <w:pageBreakBefore w:val="0"/>
        <w:widowControl w:val="0"/>
        <w:kinsoku/>
        <w:wordWrap/>
        <w:overflowPunct/>
        <w:topLinePunct w:val="0"/>
        <w:autoSpaceDE/>
        <w:autoSpaceDN/>
        <w:bidi w:val="0"/>
        <w:adjustRightInd/>
        <w:snapToGrid/>
        <w:spacing w:line="500" w:lineRule="exact"/>
        <w:textAlignment w:val="auto"/>
        <w:rPr>
          <w:ins w:id="837" w:author="miaosiy" w:date="2025-07-31T16:28:14Z"/>
          <w:rFonts w:hint="eastAsia" w:ascii="宋体" w:hAnsi="宋体" w:eastAsia="宋体" w:cs="宋体"/>
          <w:sz w:val="24"/>
          <w:szCs w:val="24"/>
        </w:rPr>
      </w:pPr>
    </w:p>
    <w:p w14:paraId="41BCC365">
      <w:pPr>
        <w:keepNext w:val="0"/>
        <w:keepLines w:val="0"/>
        <w:pageBreakBefore w:val="0"/>
        <w:widowControl w:val="0"/>
        <w:kinsoku/>
        <w:wordWrap/>
        <w:overflowPunct/>
        <w:topLinePunct w:val="0"/>
        <w:autoSpaceDE/>
        <w:autoSpaceDN/>
        <w:bidi w:val="0"/>
        <w:adjustRightInd/>
        <w:snapToGrid/>
        <w:spacing w:line="500" w:lineRule="exact"/>
        <w:ind w:firstLine="6000" w:firstLineChars="2500"/>
        <w:textAlignment w:val="auto"/>
        <w:rPr>
          <w:ins w:id="838" w:author="miaosiy" w:date="2025-07-31T16:28:14Z"/>
          <w:rFonts w:hint="eastAsia" w:ascii="宋体" w:hAnsi="宋体" w:eastAsia="宋体" w:cs="宋体"/>
          <w:sz w:val="24"/>
          <w:szCs w:val="24"/>
        </w:rPr>
      </w:pPr>
      <w:ins w:id="839" w:author="miaosiy" w:date="2025-07-31T16:28:14Z">
        <w:r>
          <w:rPr>
            <w:rFonts w:hint="eastAsia" w:ascii="宋体" w:hAnsi="宋体" w:eastAsia="宋体" w:cs="宋体"/>
            <w:sz w:val="24"/>
            <w:szCs w:val="24"/>
          </w:rPr>
          <w:t>日期：</w:t>
        </w:r>
      </w:ins>
    </w:p>
    <w:p w14:paraId="490A9A26">
      <w:pPr>
        <w:pStyle w:val="2"/>
        <w:rPr>
          <w:rFonts w:hint="eastAsia"/>
        </w:rPr>
      </w:pPr>
    </w:p>
    <w:sectPr>
      <w:footerReference r:id="rId11"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吴珊" w:date="2025-07-23T16:16:47Z" w:initials="A">
    <w:p w14:paraId="2DF174ED">
      <w:pPr>
        <w:pStyle w:val="5"/>
        <w:rPr>
          <w:rFonts w:hint="eastAsia" w:eastAsiaTheme="minorEastAsia"/>
          <w:lang w:val="en-US" w:eastAsia="zh-CN"/>
        </w:rPr>
      </w:pPr>
      <w:r>
        <w:rPr>
          <w:rFonts w:hint="eastAsia"/>
          <w:lang w:val="en-US" w:eastAsia="zh-CN"/>
        </w:rPr>
        <w:t>请补充</w:t>
      </w:r>
    </w:p>
  </w:comment>
  <w:comment w:id="1" w:author="吴珊" w:date="2025-07-23T16:20:58Z" w:initials="A">
    <w:p w14:paraId="646C7B28">
      <w:pPr>
        <w:pStyle w:val="5"/>
        <w:rPr>
          <w:rFonts w:hint="default" w:eastAsiaTheme="minorEastAsia"/>
          <w:lang w:val="en-US" w:eastAsia="zh-CN"/>
        </w:rPr>
      </w:pPr>
      <w:r>
        <w:rPr>
          <w:rFonts w:hint="eastAsia"/>
          <w:lang w:val="en-US" w:eastAsia="zh-CN"/>
        </w:rPr>
        <w:t>请明确</w:t>
      </w:r>
    </w:p>
  </w:comment>
  <w:comment w:id="2" w:author="吴珊" w:date="2025-07-23T16:23:22Z" w:initials="A">
    <w:p w14:paraId="421A48D9">
      <w:pPr>
        <w:pStyle w:val="5"/>
        <w:rPr>
          <w:rFonts w:hint="default" w:eastAsiaTheme="minorEastAsia"/>
          <w:lang w:val="en-US" w:eastAsia="zh-CN"/>
        </w:rPr>
      </w:pPr>
      <w:r>
        <w:rPr>
          <w:rFonts w:hint="eastAsia"/>
          <w:lang w:val="en-US" w:eastAsia="zh-CN"/>
        </w:rPr>
        <w:t>差异如何解决？请明确</w:t>
      </w:r>
    </w:p>
  </w:comment>
  <w:comment w:id="3" w:author="吴珊" w:date="2025-07-23T16:24:26Z" w:initials="A">
    <w:p w14:paraId="48160D2F">
      <w:pPr>
        <w:pStyle w:val="5"/>
        <w:rPr>
          <w:rFonts w:hint="default"/>
          <w:lang w:val="en-US" w:eastAsia="zh-CN"/>
        </w:rPr>
      </w:pPr>
      <w:r>
        <w:rPr>
          <w:rFonts w:hint="eastAsia"/>
          <w:lang w:val="en-US" w:eastAsia="zh-CN"/>
        </w:rPr>
        <w:t>请补充乙方违约责任。可以参考以下情形：</w:t>
      </w:r>
    </w:p>
    <w:p w14:paraId="204A40DB">
      <w:pPr>
        <w:pStyle w:val="5"/>
        <w:numPr>
          <w:ilvl w:val="0"/>
          <w:numId w:val="1"/>
        </w:numPr>
        <w:rPr>
          <w:rFonts w:hint="eastAsia"/>
          <w:lang w:val="en-US" w:eastAsia="zh-CN"/>
        </w:rPr>
      </w:pPr>
      <w:r>
        <w:rPr>
          <w:rFonts w:hint="eastAsia"/>
          <w:lang w:val="en-US" w:eastAsia="zh-CN"/>
        </w:rPr>
        <w:t>未按期完成设备安装服务的；</w:t>
      </w:r>
    </w:p>
    <w:p w14:paraId="036E1238">
      <w:pPr>
        <w:pStyle w:val="5"/>
        <w:numPr>
          <w:ilvl w:val="0"/>
          <w:numId w:val="1"/>
        </w:numPr>
        <w:rPr>
          <w:rFonts w:hint="default"/>
          <w:lang w:val="en-US" w:eastAsia="zh-CN"/>
        </w:rPr>
      </w:pPr>
      <w:r>
        <w:rPr>
          <w:rFonts w:hint="eastAsia"/>
          <w:lang w:val="en-US" w:eastAsia="zh-CN"/>
        </w:rPr>
        <w:t>电信服务中断、暂停的；</w:t>
      </w:r>
    </w:p>
    <w:p w14:paraId="4C4933B8">
      <w:pPr>
        <w:pStyle w:val="5"/>
        <w:numPr>
          <w:ilvl w:val="0"/>
          <w:numId w:val="1"/>
        </w:numPr>
        <w:rPr>
          <w:rFonts w:hint="default"/>
          <w:lang w:val="en-US" w:eastAsia="zh-CN"/>
        </w:rPr>
      </w:pPr>
      <w:r>
        <w:rPr>
          <w:rFonts w:hint="eastAsia"/>
          <w:lang w:val="en-US" w:eastAsia="zh-CN"/>
        </w:rPr>
        <w:t>故障响应时间延迟的；</w:t>
      </w:r>
    </w:p>
    <w:p w14:paraId="099826BD">
      <w:pPr>
        <w:pStyle w:val="5"/>
        <w:numPr>
          <w:ilvl w:val="0"/>
          <w:numId w:val="1"/>
        </w:numPr>
        <w:rPr>
          <w:rFonts w:hint="default"/>
          <w:lang w:val="en-US" w:eastAsia="zh-CN"/>
        </w:rPr>
      </w:pPr>
      <w:r>
        <w:rPr>
          <w:rFonts w:hint="eastAsia"/>
          <w:lang w:val="en-US" w:eastAsia="zh-CN"/>
        </w:rPr>
        <w:t>验收不通过的；</w:t>
      </w:r>
    </w:p>
    <w:p w14:paraId="2C872E4E">
      <w:pPr>
        <w:pStyle w:val="5"/>
        <w:numPr>
          <w:ilvl w:val="0"/>
          <w:numId w:val="1"/>
        </w:numPr>
        <w:rPr>
          <w:rFonts w:hint="default"/>
          <w:lang w:val="en-US" w:eastAsia="zh-CN"/>
        </w:rPr>
      </w:pPr>
      <w:r>
        <w:rPr>
          <w:rFonts w:hint="eastAsia"/>
          <w:lang w:val="en-US" w:eastAsia="zh-CN"/>
        </w:rPr>
        <w:t>导致甲方信息泄露的；</w:t>
      </w:r>
    </w:p>
    <w:p w14:paraId="1FA4303E">
      <w:pPr>
        <w:pStyle w:val="5"/>
        <w:numPr>
          <w:ilvl w:val="0"/>
          <w:numId w:val="1"/>
        </w:numPr>
        <w:rPr>
          <w:rFonts w:hint="default"/>
          <w:lang w:val="en-US" w:eastAsia="zh-CN"/>
        </w:rPr>
      </w:pPr>
      <w:r>
        <w:rPr>
          <w:rFonts w:hint="eastAsia"/>
          <w:lang w:val="en-US" w:eastAsia="zh-CN"/>
        </w:rPr>
        <w:t>设备故障造成甲方损失的等情形。</w:t>
      </w:r>
    </w:p>
  </w:comment>
  <w:comment w:id="4" w:author="吴珊" w:date="2025-07-23T16:24:14Z" w:initials="A">
    <w:p w14:paraId="32B140C0">
      <w:pPr>
        <w:pStyle w:val="5"/>
        <w:rPr>
          <w:rFonts w:hint="default" w:eastAsiaTheme="minorEastAsia"/>
          <w:lang w:val="en-US" w:eastAsia="zh-CN"/>
        </w:rPr>
      </w:pPr>
      <w:r>
        <w:rPr>
          <w:rFonts w:hint="eastAsia"/>
          <w:lang w:val="en-US" w:eastAsia="zh-CN"/>
        </w:rPr>
        <w:t>请确认是否接受。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DF174ED" w15:done="0"/>
  <w15:commentEx w15:paraId="646C7B28" w15:done="1"/>
  <w15:commentEx w15:paraId="421A48D9" w15:done="0"/>
  <w15:commentEx w15:paraId="1FA4303E" w15:done="0"/>
  <w15:commentEx w15:paraId="32B140C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2000000000000000000"/>
    <w:charset w:val="86"/>
    <w:family w:val="script"/>
    <w:pitch w:val="default"/>
    <w:sig w:usb0="00000000" w:usb1="00000000" w:usb2="00082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52641">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39DD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7F39DD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1BF60">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4538D">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51ED9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451ED9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7B541">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23781D">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A23781D">
                    <w:pPr>
                      <w:pStyle w:val="8"/>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582BD">
    <w:pPr>
      <w:pStyle w:val="9"/>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4A332">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5B13">
    <w:pPr>
      <w:pStyle w:val="9"/>
      <w:pBdr>
        <w:bottom w:val="single" w:color="auto" w:sz="4" w:space="1"/>
      </w:pBdr>
      <w:jc w:val="left"/>
    </w:pPr>
    <w:r>
      <w:rPr>
        <w:rFonts w:hint="eastAsia" w:ascii="Cambria" w:hAnsi="Cambria" w:eastAsia="宋体"/>
        <w:sz w:val="32"/>
        <w:szCs w:val="32"/>
        <w:lang w:eastAsia="zh-CN"/>
      </w:rPr>
      <w:drawing>
        <wp:inline distT="0" distB="0" distL="114300" distR="114300">
          <wp:extent cx="1917700" cy="285115"/>
          <wp:effectExtent l="0" t="0" r="6350" b="635"/>
          <wp:docPr id="1" name="图片 1" descr="农商联合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农商联合LOGO"/>
                  <pic:cNvPicPr>
                    <a:picLocks noChangeAspect="1"/>
                  </pic:cNvPicPr>
                </pic:nvPicPr>
                <pic:blipFill>
                  <a:blip r:embed="rId1"/>
                  <a:stretch>
                    <a:fillRect/>
                  </a:stretch>
                </pic:blipFill>
                <pic:spPr>
                  <a:xfrm>
                    <a:off x="0" y="0"/>
                    <a:ext cx="1917700" cy="28511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5920B7"/>
    <w:multiLevelType w:val="multilevel"/>
    <w:tmpl w:val="195920B7"/>
    <w:lvl w:ilvl="0" w:tentative="0">
      <w:start w:val="1"/>
      <w:numFmt w:val="decimal"/>
      <w:lvlText w:val="%1"/>
      <w:lvlJc w:val="left"/>
      <w:pPr>
        <w:ind w:left="425" w:hanging="425"/>
      </w:pPr>
      <w:rPr>
        <w:rFonts w:hint="eastAsia"/>
      </w:rPr>
    </w:lvl>
    <w:lvl w:ilvl="1" w:tentative="0">
      <w:start w:val="1"/>
      <w:numFmt w:val="decimal"/>
      <w:lvlText w:val="%1.%2"/>
      <w:lvlJc w:val="left"/>
      <w:pPr>
        <w:tabs>
          <w:tab w:val="left" w:pos="612"/>
        </w:tabs>
        <w:ind w:left="612" w:hanging="612"/>
      </w:pPr>
      <w:rPr>
        <w:rFonts w:hint="default" w:ascii="Times New Roman" w:hAnsi="Times New Roman" w:cs="Times New Roman"/>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FB29D51"/>
    <w:multiLevelType w:val="singleLevel"/>
    <w:tmpl w:val="7FB29D51"/>
    <w:lvl w:ilvl="0" w:tentative="0">
      <w:start w:val="1"/>
      <w:numFmt w:val="decimal"/>
      <w:lvlText w:val="%1."/>
      <w:lvlJc w:val="left"/>
      <w:pPr>
        <w:tabs>
          <w:tab w:val="left" w:pos="312"/>
        </w:tabs>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吴珊">
    <w15:presenceInfo w15:providerId="None" w15:userId="吴珊"/>
  </w15:person>
  <w15:person w15:author="miaosiy">
    <w15:presenceInfo w15:providerId="None" w15:userId="miaosiy"/>
  </w15:person>
  <w15:person w15:author="yuzhaochuan@zj.cmcc">
    <w15:presenceInfo w15:providerId="None" w15:userId="yuzhaochuan@zj.cmcc"/>
  </w15:person>
  <w15:person w15:author="942956574@qq.com">
    <w15:presenceInfo w15:providerId="Windows Live" w15:userId="4797af2a5f45d514"/>
  </w15:person>
  <w15:person w15:author="余兆传">
    <w15:presenceInfo w15:providerId="None" w15:userId="余兆传"/>
  </w15:person>
  <w15:person w15:author="Zhangf">
    <w15:presenceInfo w15:providerId="WPS Office" w15:userId="480331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2548FC"/>
    <w:rsid w:val="001325C7"/>
    <w:rsid w:val="001C13FD"/>
    <w:rsid w:val="00257DD6"/>
    <w:rsid w:val="002606A8"/>
    <w:rsid w:val="00263C5F"/>
    <w:rsid w:val="00312680"/>
    <w:rsid w:val="003C343C"/>
    <w:rsid w:val="00654266"/>
    <w:rsid w:val="00717DED"/>
    <w:rsid w:val="00742FCF"/>
    <w:rsid w:val="008F4AB7"/>
    <w:rsid w:val="00BF0737"/>
    <w:rsid w:val="00CD40F7"/>
    <w:rsid w:val="00CD7C28"/>
    <w:rsid w:val="00D57ABC"/>
    <w:rsid w:val="0297514D"/>
    <w:rsid w:val="04B72EED"/>
    <w:rsid w:val="1B2548FC"/>
    <w:rsid w:val="24C16CEB"/>
    <w:rsid w:val="265250A5"/>
    <w:rsid w:val="2738348C"/>
    <w:rsid w:val="2A3E3AE3"/>
    <w:rsid w:val="3329398D"/>
    <w:rsid w:val="37190CE7"/>
    <w:rsid w:val="3B987273"/>
    <w:rsid w:val="3F8607EC"/>
    <w:rsid w:val="479D7077"/>
    <w:rsid w:val="4AF276DA"/>
    <w:rsid w:val="51BD5499"/>
    <w:rsid w:val="5D57075C"/>
    <w:rsid w:val="5E772D2A"/>
    <w:rsid w:val="5EF117DE"/>
    <w:rsid w:val="64913A98"/>
    <w:rsid w:val="6BBE2B84"/>
    <w:rsid w:val="6D742BF1"/>
    <w:rsid w:val="75C96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link w:val="16"/>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Plain Text"/>
    <w:basedOn w:val="1"/>
    <w:semiHidden/>
    <w:unhideWhenUsed/>
    <w:qFormat/>
    <w:uiPriority w:val="99"/>
    <w:rPr>
      <w:rFonts w:ascii="宋体" w:hAnsi="Courier New"/>
    </w:rPr>
  </w:style>
  <w:style w:type="paragraph" w:styleId="5">
    <w:name w:val="annotation text"/>
    <w:basedOn w:val="1"/>
    <w:qFormat/>
    <w:uiPriority w:val="0"/>
    <w:pPr>
      <w:jc w:val="left"/>
    </w:pPr>
  </w:style>
  <w:style w:type="paragraph" w:styleId="6">
    <w:name w:val="Body Text"/>
    <w:basedOn w:val="1"/>
    <w:link w:val="15"/>
    <w:qFormat/>
    <w:uiPriority w:val="0"/>
    <w:pPr>
      <w:spacing w:after="120"/>
    </w:pPr>
    <w:rPr>
      <w:rFonts w:ascii="Times New Roman" w:hAnsi="Times New Roman" w:eastAsia="宋体" w:cs="Times New Roman"/>
    </w:rPr>
  </w:style>
  <w:style w:type="paragraph" w:styleId="7">
    <w:name w:val="Body Text Indent 2"/>
    <w:basedOn w:val="1"/>
    <w:qFormat/>
    <w:uiPriority w:val="0"/>
    <w:pPr>
      <w:spacing w:before="100" w:beforeAutospacing="1" w:after="100" w:afterAutospacing="1"/>
      <w:ind w:firstLine="540"/>
    </w:pPr>
    <w:rPr>
      <w:rFonts w:ascii="宋体" w:hAnsi="宋体"/>
      <w:sz w:val="24"/>
    </w:rPr>
  </w:style>
  <w:style w:type="paragraph" w:styleId="8">
    <w:name w:val="footer"/>
    <w:basedOn w:val="1"/>
    <w:link w:val="14"/>
    <w:qFormat/>
    <w:uiPriority w:val="0"/>
    <w:pPr>
      <w:tabs>
        <w:tab w:val="center" w:pos="4153"/>
        <w:tab w:val="right" w:pos="8306"/>
      </w:tabs>
      <w:snapToGrid w:val="0"/>
      <w:jc w:val="left"/>
    </w:pPr>
    <w:rPr>
      <w:sz w:val="18"/>
      <w:szCs w:val="18"/>
    </w:rPr>
  </w:style>
  <w:style w:type="paragraph" w:styleId="9">
    <w:name w:val="header"/>
    <w:basedOn w:val="1"/>
    <w:link w:val="13"/>
    <w:qFormat/>
    <w:uiPriority w:val="0"/>
    <w:pPr>
      <w:tabs>
        <w:tab w:val="center" w:pos="4153"/>
        <w:tab w:val="right" w:pos="8306"/>
      </w:tabs>
      <w:snapToGrid w:val="0"/>
      <w:jc w:val="center"/>
    </w:pPr>
    <w:rPr>
      <w:sz w:val="18"/>
      <w:szCs w:val="18"/>
    </w:rPr>
  </w:style>
  <w:style w:type="paragraph" w:styleId="10">
    <w:name w:val="Normal (Web)"/>
    <w:basedOn w:val="1"/>
    <w:qFormat/>
    <w:uiPriority w:val="0"/>
    <w:pPr>
      <w:spacing w:beforeAutospacing="1" w:afterAutospacing="1"/>
      <w:jc w:val="left"/>
    </w:pPr>
    <w:rPr>
      <w:rFonts w:cs="Times New Roman"/>
      <w:kern w:val="0"/>
      <w:sz w:val="24"/>
    </w:rPr>
  </w:style>
  <w:style w:type="character" w:customStyle="1" w:styleId="13">
    <w:name w:val="页眉 字符"/>
    <w:basedOn w:val="12"/>
    <w:link w:val="9"/>
    <w:qFormat/>
    <w:uiPriority w:val="0"/>
    <w:rPr>
      <w:rFonts w:asciiTheme="minorHAnsi" w:hAnsiTheme="minorHAnsi" w:eastAsiaTheme="minorEastAsia" w:cstheme="minorBidi"/>
      <w:kern w:val="2"/>
      <w:sz w:val="18"/>
      <w:szCs w:val="18"/>
    </w:rPr>
  </w:style>
  <w:style w:type="character" w:customStyle="1" w:styleId="14">
    <w:name w:val="页脚 字符"/>
    <w:basedOn w:val="12"/>
    <w:link w:val="8"/>
    <w:qFormat/>
    <w:uiPriority w:val="0"/>
    <w:rPr>
      <w:rFonts w:asciiTheme="minorHAnsi" w:hAnsiTheme="minorHAnsi" w:eastAsiaTheme="minorEastAsia" w:cstheme="minorBidi"/>
      <w:kern w:val="2"/>
      <w:sz w:val="18"/>
      <w:szCs w:val="18"/>
    </w:rPr>
  </w:style>
  <w:style w:type="character" w:customStyle="1" w:styleId="15">
    <w:name w:val="正文文本 字符"/>
    <w:basedOn w:val="12"/>
    <w:link w:val="6"/>
    <w:qFormat/>
    <w:uiPriority w:val="0"/>
    <w:rPr>
      <w:kern w:val="2"/>
      <w:sz w:val="21"/>
      <w:szCs w:val="24"/>
    </w:rPr>
  </w:style>
  <w:style w:type="character" w:customStyle="1" w:styleId="16">
    <w:name w:val="标题 4 字符"/>
    <w:basedOn w:val="12"/>
    <w:link w:val="4"/>
    <w:semiHidden/>
    <w:qFormat/>
    <w:uiPriority w:val="0"/>
    <w:rPr>
      <w:rFonts w:ascii="宋体" w:hAnsi="宋体"/>
      <w:b/>
      <w:bCs/>
      <w:sz w:val="24"/>
      <w:szCs w:val="24"/>
    </w:rPr>
  </w:style>
  <w:style w:type="paragraph" w:customStyle="1" w:styleId="17">
    <w:name w:val="正文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18">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浙江有限公司</Company>
  <Pages>17</Pages>
  <Words>2593</Words>
  <Characters>2729</Characters>
  <Lines>237</Lines>
  <Paragraphs>141</Paragraphs>
  <TotalTime>16</TotalTime>
  <ScaleCrop>false</ScaleCrop>
  <LinksUpToDate>false</LinksUpToDate>
  <CharactersWithSpaces>2768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2025-07-10T08:34:00Z</dcterms:created>
  <dc:creator>dongzhefeng@zj.cmcc</dc:creator>
  <cp:lastModifiedBy>Zhangf</cp:lastModifiedBy>
  <dcterms:modified xsi:type="dcterms:W3CDTF">2025-07-31T08:50:25Z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6AF471BDC39B4D10A87D547E9308A7F6</vt:lpwstr>
  </property>
  <property fmtid="{D5CDD505-2E9C-101B-9397-08002B2CF9AE}" pid="4" name="KSOTemplateDocerSaveRecord">
    <vt:lpwstr>eyJoZGlkIjoiZjVmMjQwNTgzNDE2ODVjN2IzN2VlNTViZmMyOWM3YTEiLCJ1c2VySWQiOiI0MjM5NjU2NzYifQ==</vt:lpwstr>
  </property>
</Properties>
</file>