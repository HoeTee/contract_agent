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custom-properties+xml" PartName="/docProps/custom.xml"/>
  <Override ContentType="application/vnd.openxmlformats-officedocument.wordprocessingml.comments+xml" PartName="/word/comments.xml"/>
  <Override ContentType="application/vnd.openxmlformats-officedocument.wordprocessingml.commentsExtended+xml" PartName="/word/commentsExtended.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people+xml" PartName="/word/people.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Types>
</file>

<file path=_rels/.rels><?xml version="1.0" encoding="UTF-8" standalone="no"?><Relationships xmlns="http://schemas.openxmlformats.org/package/2006/relationships"><Relationship Id="rId1" Target="docProps/app.xml" Type="http://schemas.openxmlformats.org/officeDocument/2006/relationships/extended-properties"/><Relationship Id="rId2" Target="docProps/core.xml" Type="http://schemas.openxmlformats.org/package/2006/relationships/metadata/core-properties"/><Relationship Id="rId3" Target="docProps/custom.xml" Type="http://schemas.openxmlformats.org/officeDocument/2006/relationships/custom-properties"/><Relationship Id="rId4" Target="word/document.xml" Type="http://schemas.openxmlformats.org/officeDocument/2006/relationships/officeDocument"/></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E1C5331">
      <w:commentRangeStart w:id="30"/>
      <w:pPr>
        <w:spacing w:line="440" w:lineRule="exact"/>
        <w:rPr>
          <w:rFonts w:ascii="方正小标宋_GBK" w:eastAsia="方正小标宋_GBK"/>
          <w:sz w:val="44"/>
        </w:rPr>
      </w:pPr>
      <w:bookmarkStart w:id="20" w:name="_GoBack"/>
      <w:bookmarkEnd w:id="20"/>
      <w:commentRangeEnd w:id="30"/>
      <w:r>
        <w:commentReference w:id="30"/>
      </w:r>
    </w:p>
    <w:p w14:paraId="2FB0568B">
      <w:pPr>
        <w:spacing w:line="440" w:lineRule="exact"/>
        <w:rPr>
          <w:rFonts w:ascii="方正小标宋_GBK" w:eastAsia="方正小标宋_GBK"/>
          <w:sz w:val="44"/>
        </w:rPr>
      </w:pPr>
    </w:p>
    <w:p w14:paraId="1AF4E0E0">
      <w:pPr>
        <w:autoSpaceDE w:val="0"/>
        <w:autoSpaceDN w:val="0"/>
        <w:spacing w:before="0" w:beforeAutospacing="0" w:after="0" w:afterAutospacing="0" w:line="480" w:lineRule="auto"/>
        <w:jc w:val="center"/>
        <w:textAlignment w:val="bottom"/>
        <w:rPr>
          <w:rFonts w:ascii="楷体" w:hAnsi="楷体" w:eastAsia="楷体"/>
          <w:sz w:val="44"/>
        </w:rPr>
      </w:pPr>
      <w:r>
        <w:rPr>
          <w:rFonts w:hint="eastAsia" w:ascii="楷体" w:hAnsi="楷体" w:eastAsia="楷体"/>
          <w:sz w:val="44"/>
        </w:rPr>
        <w:t>浙江农村商业联合银行股份有限公司</w:t>
      </w:r>
    </w:p>
    <w:p w14:paraId="3F63A4B4">
      <w:pPr>
        <w:autoSpaceDE w:val="0"/>
        <w:autoSpaceDN w:val="0"/>
        <w:spacing w:before="0" w:beforeAutospacing="0" w:after="0" w:afterAutospacing="0" w:line="480" w:lineRule="auto"/>
        <w:jc w:val="center"/>
        <w:textAlignment w:val="bottom"/>
        <w:rPr>
          <w:rFonts w:ascii="楷体" w:hAnsi="楷体" w:eastAsia="楷体"/>
          <w:sz w:val="44"/>
        </w:rPr>
      </w:pPr>
      <w:r>
        <w:rPr>
          <w:rFonts w:hint="eastAsia" w:ascii="楷体" w:hAnsi="楷体" w:eastAsia="楷体"/>
          <w:sz w:val="44"/>
        </w:rPr>
        <w:t>与</w:t>
      </w:r>
    </w:p>
    <w:p w14:paraId="6CB25120">
      <w:pPr>
        <w:autoSpaceDE w:val="0"/>
        <w:autoSpaceDN w:val="0"/>
        <w:spacing w:before="0" w:beforeAutospacing="0" w:after="0" w:afterAutospacing="0" w:line="480" w:lineRule="auto"/>
        <w:jc w:val="center"/>
        <w:textAlignment w:val="bottom"/>
        <w:rPr>
          <w:rFonts w:ascii="楷体" w:hAnsi="楷体" w:eastAsia="楷体"/>
          <w:sz w:val="44"/>
        </w:rPr>
      </w:pPr>
      <w:r>
        <w:rPr>
          <w:rFonts w:hint="eastAsia" w:ascii="楷体" w:hAnsi="楷体" w:eastAsia="楷体"/>
          <w:sz w:val="44"/>
        </w:rPr>
        <w:t>腾讯云计算</w:t>
      </w:r>
      <w:r>
        <w:rPr>
          <w:rFonts w:ascii="楷体" w:hAnsi="楷体" w:eastAsia="楷体"/>
          <w:sz w:val="44"/>
        </w:rPr>
        <w:t>(北京)有限责任公司</w:t>
      </w:r>
    </w:p>
    <w:p w14:paraId="0FDF1A43">
      <w:pPr>
        <w:autoSpaceDE w:val="0"/>
        <w:autoSpaceDN w:val="0"/>
        <w:spacing w:before="0" w:beforeAutospacing="0" w:after="0" w:afterAutospacing="0" w:line="480" w:lineRule="auto"/>
        <w:jc w:val="center"/>
        <w:textAlignment w:val="bottom"/>
        <w:rPr>
          <w:rFonts w:ascii="楷体" w:hAnsi="楷体" w:eastAsia="楷体"/>
          <w:sz w:val="44"/>
        </w:rPr>
      </w:pPr>
      <w:r>
        <w:rPr>
          <w:rFonts w:hint="eastAsia" w:ascii="楷体" w:hAnsi="楷体" w:eastAsia="楷体"/>
          <w:sz w:val="44"/>
        </w:rPr>
        <w:t>互联网类系统</w:t>
      </w:r>
      <w:r>
        <w:rPr>
          <w:rFonts w:ascii="楷体" w:hAnsi="楷体" w:eastAsia="楷体"/>
          <w:sz w:val="44"/>
        </w:rPr>
        <w:t>CDN加速服务项目(三年)采购</w:t>
      </w:r>
      <w:r>
        <w:rPr>
          <w:rFonts w:hint="eastAsia" w:ascii="楷体" w:hAnsi="楷体" w:eastAsia="楷体"/>
          <w:sz w:val="44"/>
        </w:rPr>
        <w:t>合同</w:t>
      </w:r>
    </w:p>
    <w:p w14:paraId="7CFF2386">
      <w:pPr>
        <w:autoSpaceDE w:val="0"/>
        <w:autoSpaceDN w:val="0"/>
        <w:spacing w:before="0" w:beforeAutospacing="0" w:after="0" w:afterAutospacing="0" w:line="360" w:lineRule="auto"/>
        <w:jc w:val="center"/>
        <w:textAlignment w:val="bottom"/>
      </w:pPr>
    </w:p>
    <w:p w14:paraId="6302CBCE">
      <w:pPr>
        <w:pStyle w:val="6"/>
        <w:spacing w:line="360" w:lineRule="auto"/>
        <w:ind w:firstLine="0"/>
      </w:pPr>
    </w:p>
    <w:p w14:paraId="7D518F0D"/>
    <w:p w14:paraId="3CE9D12C">
      <w:pPr>
        <w:spacing w:before="0" w:beforeAutospacing="0" w:after="0" w:afterAutospacing="0" w:line="360" w:lineRule="auto"/>
        <w:rPr>
          <w:rFonts w:ascii="黑体" w:hAnsi="黑体" w:eastAsia="黑体"/>
        </w:rPr>
      </w:pPr>
    </w:p>
    <w:p w14:paraId="710A4ABD">
      <w:pPr>
        <w:autoSpaceDE w:val="0"/>
        <w:autoSpaceDN w:val="0"/>
        <w:spacing w:before="0" w:beforeAutospacing="0" w:after="0" w:afterAutospacing="0" w:line="360" w:lineRule="auto"/>
        <w:jc w:val="center"/>
        <w:textAlignment w:val="bottom"/>
        <w:rPr>
          <w:rFonts w:ascii="黑体" w:hAnsi="黑体" w:eastAsia="黑体"/>
          <w:sz w:val="28"/>
        </w:rPr>
      </w:pPr>
      <w:r>
        <w:rPr>
          <w:rFonts w:hint="eastAsia" w:ascii="黑体" w:hAnsi="黑体" w:eastAsia="黑体"/>
          <w:sz w:val="28"/>
        </w:rPr>
        <w:t>浙江农商联合银行合同号：</w:t>
      </w:r>
      <w:r>
        <w:rPr>
          <w:rFonts w:ascii="黑体" w:hAnsi="黑体" w:eastAsia="黑体"/>
          <w:sz w:val="28"/>
        </w:rPr>
        <w:t>HT-ZRUB-2025-07-01-08-</w:t>
      </w:r>
      <w:r>
        <w:rPr>
          <w:rFonts w:hint="eastAsia" w:ascii="黑体" w:hAnsi="黑体" w:eastAsia="黑体"/>
          <w:sz w:val="28"/>
        </w:rPr>
        <w:t>C</w:t>
      </w:r>
      <w:r>
        <w:rPr>
          <w:rFonts w:ascii="黑体" w:hAnsi="黑体" w:eastAsia="黑体"/>
          <w:sz w:val="28"/>
        </w:rPr>
        <w:t>002</w:t>
      </w:r>
    </w:p>
    <w:p w14:paraId="32E238FC">
      <w:pPr>
        <w:autoSpaceDE w:val="0"/>
        <w:autoSpaceDN w:val="0"/>
        <w:spacing w:before="0" w:beforeAutospacing="0" w:after="0" w:afterAutospacing="0" w:line="360" w:lineRule="auto"/>
        <w:ind w:firstLine="1400" w:firstLineChars="500"/>
        <w:textAlignment w:val="bottom"/>
        <w:rPr>
          <w:rFonts w:ascii="黑体" w:hAnsi="黑体" w:eastAsia="黑体"/>
          <w:sz w:val="28"/>
        </w:rPr>
      </w:pPr>
      <w:r>
        <w:rPr>
          <w:rFonts w:hint="eastAsia" w:ascii="黑体" w:hAnsi="黑体" w:eastAsia="黑体"/>
          <w:sz w:val="28"/>
        </w:rPr>
        <w:t>腾讯云合同号：</w:t>
      </w:r>
    </w:p>
    <w:p w14:paraId="2BB0ECFF">
      <w:pPr>
        <w:pStyle w:val="48"/>
        <w:autoSpaceDE w:val="0"/>
        <w:autoSpaceDN w:val="0"/>
        <w:spacing w:line="360" w:lineRule="auto"/>
        <w:ind w:left="1260" w:leftChars="600"/>
        <w:textAlignment w:val="bottom"/>
        <w:rPr>
          <w:rFonts w:ascii="黑体" w:hAnsi="黑体" w:eastAsia="黑体" w:cs="Arial"/>
          <w:b/>
          <w:sz w:val="28"/>
          <w:szCs w:val="28"/>
        </w:rPr>
      </w:pPr>
    </w:p>
    <w:p w14:paraId="3D80B71F">
      <w:pPr>
        <w:pStyle w:val="48"/>
        <w:autoSpaceDE w:val="0"/>
        <w:autoSpaceDN w:val="0"/>
        <w:spacing w:line="360" w:lineRule="auto"/>
        <w:ind w:left="1260" w:leftChars="600"/>
        <w:textAlignment w:val="bottom"/>
        <w:rPr>
          <w:rFonts w:ascii="黑体" w:hAnsi="黑体" w:eastAsia="黑体" w:cs="Arial"/>
          <w:b/>
          <w:sz w:val="28"/>
          <w:szCs w:val="28"/>
        </w:rPr>
      </w:pPr>
    </w:p>
    <w:p w14:paraId="0DFDFADA">
      <w:pPr>
        <w:pStyle w:val="48"/>
        <w:autoSpaceDE w:val="0"/>
        <w:autoSpaceDN w:val="0"/>
        <w:spacing w:line="360" w:lineRule="auto"/>
        <w:ind w:left="1260" w:leftChars="600"/>
        <w:textAlignment w:val="bottom"/>
        <w:rPr>
          <w:rFonts w:ascii="黑体" w:hAnsi="黑体" w:eastAsia="黑体" w:cs="Arial"/>
          <w:b/>
          <w:sz w:val="28"/>
          <w:szCs w:val="28"/>
        </w:rPr>
      </w:pPr>
    </w:p>
    <w:p w14:paraId="638D47D2">
      <w:pPr>
        <w:pStyle w:val="48"/>
        <w:autoSpaceDE w:val="0"/>
        <w:autoSpaceDN w:val="0"/>
        <w:spacing w:line="360" w:lineRule="auto"/>
        <w:ind w:left="1260" w:leftChars="600"/>
        <w:textAlignment w:val="bottom"/>
        <w:rPr>
          <w:rFonts w:ascii="黑体" w:hAnsi="黑体" w:eastAsia="黑体" w:cs="Arial"/>
          <w:b/>
          <w:sz w:val="28"/>
          <w:szCs w:val="28"/>
        </w:rPr>
      </w:pPr>
    </w:p>
    <w:p w14:paraId="3E094032">
      <w:pPr>
        <w:autoSpaceDE w:val="0"/>
        <w:autoSpaceDN w:val="0"/>
        <w:spacing w:before="0" w:beforeAutospacing="0" w:after="0" w:afterAutospacing="0" w:line="360" w:lineRule="auto"/>
        <w:jc w:val="center"/>
        <w:textAlignment w:val="bottom"/>
        <w:rPr>
          <w:rFonts w:ascii="黑体" w:hAnsi="黑体" w:eastAsia="黑体" w:cs="Arial"/>
          <w:sz w:val="28"/>
          <w:szCs w:val="28"/>
        </w:rPr>
      </w:pPr>
      <w:r>
        <w:rPr>
          <w:rFonts w:ascii="黑体" w:hAnsi="黑体" w:eastAsia="黑体" w:cs="Arial"/>
          <w:sz w:val="28"/>
          <w:szCs w:val="28"/>
        </w:rPr>
        <w:t>签</w:t>
      </w:r>
      <w:r>
        <w:rPr>
          <w:rFonts w:hint="eastAsia" w:ascii="黑体" w:hAnsi="黑体" w:eastAsia="黑体" w:cs="Arial"/>
          <w:sz w:val="28"/>
          <w:szCs w:val="28"/>
        </w:rPr>
        <w:t>订</w:t>
      </w:r>
      <w:r>
        <w:rPr>
          <w:rFonts w:ascii="黑体" w:hAnsi="黑体" w:eastAsia="黑体" w:cs="Arial"/>
          <w:sz w:val="28"/>
          <w:szCs w:val="28"/>
        </w:rPr>
        <w:t>地点</w:t>
      </w:r>
      <w:r>
        <w:rPr>
          <w:rFonts w:hint="eastAsia" w:ascii="黑体" w:hAnsi="黑体" w:eastAsia="黑体" w:cs="Arial"/>
          <w:sz w:val="28"/>
          <w:szCs w:val="28"/>
        </w:rPr>
        <w:t>：杭州市</w:t>
      </w:r>
    </w:p>
    <w:p w14:paraId="03F09024">
      <w:pPr>
        <w:autoSpaceDE w:val="0"/>
        <w:autoSpaceDN w:val="0"/>
        <w:spacing w:before="0" w:beforeAutospacing="0" w:after="0" w:afterAutospacing="0" w:line="360" w:lineRule="auto"/>
        <w:jc w:val="center"/>
        <w:textAlignment w:val="bottom"/>
        <w:rPr>
          <w:rFonts w:ascii="黑体" w:hAnsi="黑体" w:eastAsia="黑体" w:cs="Arial"/>
          <w:sz w:val="28"/>
          <w:szCs w:val="28"/>
        </w:rPr>
      </w:pPr>
      <w:r>
        <w:rPr>
          <w:rFonts w:ascii="黑体" w:hAnsi="黑体" w:eastAsia="黑体" w:cs="Arial"/>
          <w:sz w:val="28"/>
          <w:szCs w:val="28"/>
        </w:rPr>
        <w:t>签订日期</w:t>
      </w:r>
      <w:r>
        <w:rPr>
          <w:rFonts w:hint="eastAsia" w:ascii="黑体" w:hAnsi="黑体" w:eastAsia="黑体" w:cs="Arial"/>
          <w:sz w:val="28"/>
          <w:szCs w:val="28"/>
        </w:rPr>
        <w:t>：</w:t>
      </w:r>
      <w:r>
        <w:rPr>
          <w:rFonts w:ascii="黑体" w:hAnsi="黑体" w:eastAsia="黑体" w:cs="Arial"/>
          <w:sz w:val="28"/>
          <w:szCs w:val="28"/>
        </w:rPr>
        <w:t>2025年  月  日</w:t>
      </w:r>
    </w:p>
    <w:p w14:paraId="3ED65D9D">
      <w:pPr>
        <w:pStyle w:val="6"/>
        <w:ind w:firstLine="0"/>
      </w:pPr>
    </w:p>
    <w:p w14:paraId="537CA5D6">
      <w:pPr>
        <w:spacing w:line="336" w:lineRule="auto"/>
        <w:sectPr>
          <w:headerReference r:id="rId6" w:type="default"/>
          <w:footerReference r:id="rId7" w:type="default"/>
          <w:pgSz w:w="11906" w:h="16838"/>
          <w:pgMar w:top="1440" w:right="1080" w:bottom="1440" w:left="1080" w:header="851" w:footer="992" w:gutter="0"/>
          <w:cols w:space="720" w:num="1"/>
          <w:titlePg/>
          <w:docGrid w:type="lines" w:linePitch="312" w:charSpace="0"/>
        </w:sectPr>
      </w:pPr>
    </w:p>
    <w:p w14:paraId="6FF2DF80">
      <w:pPr>
        <w:pStyle w:val="8"/>
        <w:spacing w:after="0" w:line="288" w:lineRule="auto"/>
        <w:ind w:left="0" w:leftChars="0" w:firstLine="561" w:firstLineChars="200"/>
        <w:jc w:val="left"/>
        <w:rPr>
          <w:rFonts w:cs="Arial"/>
          <w:b/>
          <w:sz w:val="28"/>
        </w:rPr>
      </w:pPr>
      <w:r>
        <w:rPr>
          <w:rFonts w:cs="Arial"/>
          <w:b/>
          <w:sz w:val="28"/>
        </w:rPr>
        <w:t>甲方：浙江农村商业联合银行股份有限公司</w:t>
      </w:r>
    </w:p>
    <w:p w14:paraId="53752CC2">
      <w:pPr>
        <w:pStyle w:val="47"/>
        <w:autoSpaceDE w:val="0"/>
        <w:autoSpaceDN w:val="0"/>
        <w:spacing w:line="340" w:lineRule="atLeast"/>
        <w:ind w:firstLine="560" w:firstLineChars="200"/>
        <w:textAlignment w:val="bottom"/>
        <w:rPr>
          <w:rFonts w:ascii="Times New Roman"/>
          <w:kern w:val="2"/>
          <w:sz w:val="28"/>
          <w:szCs w:val="24"/>
        </w:rPr>
      </w:pPr>
      <w:r>
        <w:rPr>
          <w:rFonts w:hint="eastAsia" w:ascii="Times New Roman"/>
          <w:kern w:val="2"/>
          <w:sz w:val="28"/>
          <w:szCs w:val="24"/>
        </w:rPr>
        <w:t>地址：杭州市上城区秋涛路660号</w:t>
      </w:r>
    </w:p>
    <w:p w14:paraId="5142E0AC">
      <w:pPr>
        <w:pStyle w:val="47"/>
        <w:autoSpaceDE w:val="0"/>
        <w:autoSpaceDN w:val="0"/>
        <w:spacing w:line="340" w:lineRule="atLeast"/>
        <w:ind w:firstLine="560" w:firstLineChars="200"/>
        <w:textAlignment w:val="bottom"/>
        <w:rPr>
          <w:rFonts w:ascii="Times New Roman"/>
          <w:kern w:val="2"/>
          <w:sz w:val="28"/>
          <w:szCs w:val="24"/>
        </w:rPr>
      </w:pPr>
      <w:r>
        <w:rPr>
          <w:rFonts w:hint="eastAsia" w:ascii="Times New Roman"/>
          <w:kern w:val="2"/>
          <w:sz w:val="28"/>
          <w:szCs w:val="24"/>
        </w:rPr>
        <w:t>电话：0571</w:t>
      </w:r>
      <w:r>
        <w:rPr>
          <w:rFonts w:ascii="Times New Roman"/>
          <w:kern w:val="2"/>
          <w:sz w:val="28"/>
          <w:szCs w:val="24"/>
        </w:rPr>
        <w:t>-56929972</w:t>
      </w:r>
    </w:p>
    <w:p w14:paraId="0DB20A4B">
      <w:pPr>
        <w:pStyle w:val="47"/>
        <w:autoSpaceDE w:val="0"/>
        <w:autoSpaceDN w:val="0"/>
        <w:spacing w:line="340" w:lineRule="atLeast"/>
        <w:ind w:firstLine="560" w:firstLineChars="200"/>
        <w:textAlignment w:val="bottom"/>
        <w:rPr>
          <w:rFonts w:ascii="Times New Roman"/>
          <w:kern w:val="2"/>
          <w:sz w:val="28"/>
          <w:szCs w:val="24"/>
        </w:rPr>
      </w:pPr>
      <w:r>
        <w:rPr>
          <w:rFonts w:hint="eastAsia" w:ascii="Times New Roman"/>
          <w:kern w:val="2"/>
          <w:sz w:val="28"/>
          <w:szCs w:val="24"/>
        </w:rPr>
        <w:t>邮编：311200</w:t>
      </w:r>
    </w:p>
    <w:p w14:paraId="024190A1">
      <w:pPr>
        <w:pStyle w:val="47"/>
        <w:autoSpaceDE w:val="0"/>
        <w:autoSpaceDN w:val="0"/>
        <w:spacing w:line="340" w:lineRule="atLeast"/>
        <w:ind w:firstLine="560" w:firstLineChars="200"/>
        <w:textAlignment w:val="bottom"/>
        <w:rPr>
          <w:rFonts w:ascii="Times New Roman"/>
          <w:kern w:val="2"/>
          <w:sz w:val="28"/>
          <w:szCs w:val="24"/>
        </w:rPr>
      </w:pPr>
      <w:r>
        <w:rPr>
          <w:rFonts w:hint="eastAsia" w:ascii="Times New Roman"/>
          <w:kern w:val="2"/>
          <w:sz w:val="28"/>
          <w:szCs w:val="24"/>
        </w:rPr>
        <w:t>联系人：裘竹青</w:t>
      </w:r>
    </w:p>
    <w:p w14:paraId="28561880">
      <w:pPr>
        <w:pStyle w:val="47"/>
        <w:autoSpaceDE w:val="0"/>
        <w:autoSpaceDN w:val="0"/>
        <w:spacing w:line="340" w:lineRule="atLeast"/>
        <w:ind w:firstLine="560" w:firstLineChars="200"/>
        <w:textAlignment w:val="bottom"/>
        <w:rPr>
          <w:rFonts w:ascii="Times New Roman"/>
          <w:kern w:val="2"/>
          <w:sz w:val="28"/>
          <w:szCs w:val="24"/>
        </w:rPr>
      </w:pPr>
      <w:r>
        <w:rPr>
          <w:rFonts w:hint="eastAsia" w:ascii="Times New Roman"/>
          <w:kern w:val="2"/>
          <w:sz w:val="28"/>
          <w:szCs w:val="24"/>
        </w:rPr>
        <w:t>邮箱地址：</w:t>
      </w:r>
      <w:r>
        <w:rPr>
          <w:rFonts w:ascii="Times New Roman"/>
          <w:kern w:val="2"/>
          <w:sz w:val="28"/>
          <w:szCs w:val="24"/>
        </w:rPr>
        <w:t>kjc_ztb@zjrcu.com</w:t>
      </w:r>
    </w:p>
    <w:p w14:paraId="09F6C032">
      <w:pPr>
        <w:pStyle w:val="47"/>
        <w:autoSpaceDE w:val="0"/>
        <w:autoSpaceDN w:val="0"/>
        <w:spacing w:line="340" w:lineRule="atLeast"/>
        <w:ind w:firstLine="560" w:firstLineChars="200"/>
        <w:textAlignment w:val="bottom"/>
        <w:rPr>
          <w:rFonts w:ascii="Times New Roman"/>
          <w:kern w:val="2"/>
          <w:sz w:val="28"/>
          <w:szCs w:val="24"/>
        </w:rPr>
      </w:pPr>
      <w:r>
        <w:rPr>
          <w:rFonts w:hint="eastAsia" w:ascii="Times New Roman"/>
          <w:kern w:val="2"/>
          <w:sz w:val="28"/>
          <w:szCs w:val="24"/>
        </w:rPr>
        <w:t>统一社会信用代码：91330000761316739P</w:t>
      </w:r>
    </w:p>
    <w:p w14:paraId="5A37F28A">
      <w:pPr>
        <w:pStyle w:val="47"/>
        <w:autoSpaceDE w:val="0"/>
        <w:autoSpaceDN w:val="0"/>
        <w:spacing w:line="340" w:lineRule="atLeast"/>
        <w:ind w:firstLine="560" w:firstLineChars="200"/>
        <w:textAlignment w:val="bottom"/>
        <w:rPr>
          <w:rFonts w:ascii="Times New Roman"/>
          <w:kern w:val="2"/>
          <w:sz w:val="28"/>
          <w:szCs w:val="24"/>
        </w:rPr>
      </w:pPr>
      <w:r>
        <w:rPr>
          <w:rFonts w:hint="eastAsia" w:ascii="Times New Roman"/>
          <w:kern w:val="2"/>
          <w:sz w:val="28"/>
          <w:szCs w:val="24"/>
        </w:rPr>
        <w:t>账户：浙江农村商业联合银行股份有限公司</w:t>
      </w:r>
    </w:p>
    <w:p w14:paraId="2F6070B3">
      <w:pPr>
        <w:pStyle w:val="47"/>
        <w:autoSpaceDE w:val="0"/>
        <w:autoSpaceDN w:val="0"/>
        <w:spacing w:line="340" w:lineRule="atLeast"/>
        <w:ind w:firstLine="560" w:firstLineChars="200"/>
        <w:textAlignment w:val="bottom"/>
        <w:rPr>
          <w:rFonts w:ascii="Times New Roman"/>
          <w:kern w:val="2"/>
          <w:sz w:val="28"/>
          <w:szCs w:val="24"/>
        </w:rPr>
      </w:pPr>
      <w:r>
        <w:rPr>
          <w:rFonts w:hint="eastAsia" w:ascii="Times New Roman"/>
          <w:kern w:val="2"/>
          <w:sz w:val="28"/>
          <w:szCs w:val="24"/>
        </w:rPr>
        <w:t>开户银行：杭州联合银行营业部</w:t>
      </w:r>
    </w:p>
    <w:p w14:paraId="21D05154">
      <w:pPr>
        <w:pStyle w:val="47"/>
        <w:autoSpaceDE w:val="0"/>
        <w:autoSpaceDN w:val="0"/>
        <w:spacing w:line="340" w:lineRule="atLeast"/>
        <w:ind w:firstLine="560" w:firstLineChars="200"/>
        <w:textAlignment w:val="bottom"/>
        <w:rPr>
          <w:rFonts w:ascii="Times New Roman"/>
          <w:kern w:val="2"/>
          <w:sz w:val="28"/>
          <w:szCs w:val="24"/>
        </w:rPr>
      </w:pPr>
      <w:r>
        <w:rPr>
          <w:rFonts w:hint="eastAsia" w:ascii="Times New Roman"/>
          <w:kern w:val="2"/>
          <w:sz w:val="28"/>
          <w:szCs w:val="24"/>
        </w:rPr>
        <w:t>账号：201000006496854</w:t>
      </w:r>
    </w:p>
    <w:p w14:paraId="4FCCD63C">
      <w:pPr>
        <w:pStyle w:val="48"/>
        <w:autoSpaceDE w:val="0"/>
        <w:autoSpaceDN w:val="0"/>
        <w:spacing w:line="288" w:lineRule="auto"/>
        <w:ind w:firstLine="561" w:firstLineChars="200"/>
        <w:textAlignment w:val="bottom"/>
        <w:rPr>
          <w:rFonts w:ascii="Times New Roman" w:cs="Arial"/>
          <w:b/>
          <w:sz w:val="28"/>
          <w:szCs w:val="28"/>
        </w:rPr>
      </w:pPr>
    </w:p>
    <w:p w14:paraId="0043AA05">
      <w:pPr>
        <w:pStyle w:val="8"/>
        <w:spacing w:after="0" w:line="288" w:lineRule="auto"/>
        <w:ind w:left="0" w:leftChars="0" w:firstLine="561" w:firstLineChars="200"/>
        <w:jc w:val="left"/>
        <w:rPr>
          <w:rFonts w:cs="Arial"/>
          <w:b/>
          <w:sz w:val="28"/>
        </w:rPr>
      </w:pPr>
      <w:r>
        <w:rPr>
          <w:rFonts w:cs="Arial"/>
          <w:b/>
          <w:sz w:val="28"/>
        </w:rPr>
        <w:t>乙方：</w:t>
      </w:r>
      <w:r>
        <w:rPr>
          <w:rFonts w:hint="eastAsia" w:cs="Arial"/>
          <w:b/>
          <w:sz w:val="28"/>
        </w:rPr>
        <w:t>腾讯云计算</w:t>
      </w:r>
      <w:r>
        <w:rPr>
          <w:rFonts w:cs="Arial"/>
          <w:b/>
          <w:sz w:val="28"/>
        </w:rPr>
        <w:t>(北京)有限责任公司</w:t>
      </w:r>
    </w:p>
    <w:p w14:paraId="3EDE3CB6">
      <w:pPr>
        <w:pStyle w:val="47"/>
        <w:autoSpaceDE w:val="0"/>
        <w:autoSpaceDN w:val="0"/>
        <w:spacing w:line="340" w:lineRule="atLeast"/>
        <w:ind w:firstLine="560" w:firstLineChars="200"/>
        <w:textAlignment w:val="bottom"/>
        <w:rPr>
          <w:rFonts w:ascii="Times New Roman"/>
          <w:kern w:val="2"/>
          <w:sz w:val="28"/>
          <w:szCs w:val="24"/>
        </w:rPr>
      </w:pPr>
      <w:r>
        <w:rPr>
          <w:rFonts w:ascii="Times New Roman"/>
          <w:kern w:val="2"/>
          <w:sz w:val="28"/>
          <w:szCs w:val="24"/>
        </w:rPr>
        <w:t>地址：</w:t>
      </w:r>
      <w:r>
        <w:rPr>
          <w:rFonts w:hint="eastAsia" w:ascii="Times New Roman"/>
          <w:kern w:val="2"/>
          <w:sz w:val="28"/>
          <w:szCs w:val="24"/>
        </w:rPr>
        <w:t>北京市海淀区西北旺东路</w:t>
      </w:r>
      <w:r>
        <w:rPr>
          <w:rFonts w:ascii="Times New Roman"/>
          <w:kern w:val="2"/>
          <w:sz w:val="28"/>
          <w:szCs w:val="24"/>
        </w:rPr>
        <w:t>10号院西区9号楼4层101</w:t>
      </w:r>
    </w:p>
    <w:p w14:paraId="6ECBE31D">
      <w:pPr>
        <w:pStyle w:val="47"/>
        <w:autoSpaceDE w:val="0"/>
        <w:autoSpaceDN w:val="0"/>
        <w:spacing w:line="340" w:lineRule="atLeast"/>
        <w:ind w:firstLine="560" w:firstLineChars="200"/>
        <w:textAlignment w:val="bottom"/>
        <w:rPr>
          <w:rFonts w:ascii="Times New Roman"/>
          <w:kern w:val="2"/>
          <w:sz w:val="28"/>
          <w:szCs w:val="24"/>
        </w:rPr>
      </w:pPr>
      <w:r>
        <w:rPr>
          <w:rFonts w:ascii="Times New Roman"/>
          <w:kern w:val="2"/>
          <w:sz w:val="28"/>
          <w:szCs w:val="24"/>
        </w:rPr>
        <w:t>电话：010-82173652</w:t>
      </w:r>
    </w:p>
    <w:p w14:paraId="1ED4C553">
      <w:pPr>
        <w:pStyle w:val="47"/>
        <w:autoSpaceDE w:val="0"/>
        <w:autoSpaceDN w:val="0"/>
        <w:spacing w:line="340" w:lineRule="atLeast"/>
        <w:ind w:firstLine="560" w:firstLineChars="200"/>
        <w:textAlignment w:val="bottom"/>
        <w:rPr>
          <w:rFonts w:ascii="Times New Roman"/>
          <w:kern w:val="2"/>
          <w:sz w:val="28"/>
          <w:szCs w:val="24"/>
        </w:rPr>
      </w:pPr>
      <w:r>
        <w:rPr>
          <w:rFonts w:ascii="Times New Roman"/>
          <w:kern w:val="2"/>
          <w:sz w:val="28"/>
          <w:szCs w:val="24"/>
        </w:rPr>
        <w:t>邮编：200233</w:t>
      </w:r>
    </w:p>
    <w:p w14:paraId="63A2C94E">
      <w:pPr>
        <w:pStyle w:val="47"/>
        <w:autoSpaceDE w:val="0"/>
        <w:autoSpaceDN w:val="0"/>
        <w:spacing w:line="340" w:lineRule="atLeast"/>
        <w:ind w:firstLine="560" w:firstLineChars="200"/>
        <w:textAlignment w:val="bottom"/>
        <w:rPr>
          <w:rFonts w:ascii="Times New Roman"/>
          <w:kern w:val="2"/>
          <w:sz w:val="28"/>
          <w:szCs w:val="24"/>
        </w:rPr>
      </w:pPr>
      <w:r>
        <w:rPr>
          <w:rFonts w:ascii="Times New Roman"/>
          <w:kern w:val="2"/>
          <w:sz w:val="28"/>
          <w:szCs w:val="24"/>
        </w:rPr>
        <w:t>联系人：</w:t>
      </w:r>
      <w:r>
        <w:rPr>
          <w:rFonts w:hint="eastAsia" w:ascii="Times New Roman"/>
          <w:kern w:val="2"/>
          <w:sz w:val="28"/>
          <w:szCs w:val="24"/>
        </w:rPr>
        <w:t>谭路</w:t>
      </w:r>
    </w:p>
    <w:p w14:paraId="7711B277">
      <w:pPr>
        <w:pStyle w:val="47"/>
        <w:autoSpaceDE w:val="0"/>
        <w:autoSpaceDN w:val="0"/>
        <w:spacing w:line="340" w:lineRule="atLeast"/>
        <w:ind w:firstLine="560" w:firstLineChars="200"/>
        <w:textAlignment w:val="bottom"/>
        <w:rPr>
          <w:rFonts w:ascii="Times New Roman"/>
          <w:kern w:val="2"/>
          <w:sz w:val="28"/>
          <w:szCs w:val="24"/>
        </w:rPr>
      </w:pPr>
      <w:r>
        <w:rPr>
          <w:rFonts w:ascii="Times New Roman"/>
          <w:kern w:val="2"/>
          <w:sz w:val="28"/>
          <w:szCs w:val="24"/>
        </w:rPr>
        <w:t>邮箱地址：jackylutan@tencent.com</w:t>
      </w:r>
    </w:p>
    <w:p w14:paraId="7CF8661B">
      <w:pPr>
        <w:pStyle w:val="47"/>
        <w:autoSpaceDE w:val="0"/>
        <w:autoSpaceDN w:val="0"/>
        <w:spacing w:line="340" w:lineRule="atLeast"/>
        <w:ind w:firstLine="560" w:firstLineChars="200"/>
        <w:textAlignment w:val="bottom"/>
        <w:rPr>
          <w:rFonts w:ascii="Times New Roman"/>
          <w:kern w:val="2"/>
          <w:sz w:val="28"/>
          <w:szCs w:val="24"/>
        </w:rPr>
      </w:pPr>
      <w:r>
        <w:rPr>
          <w:rFonts w:ascii="Times New Roman"/>
          <w:kern w:val="2"/>
          <w:sz w:val="28"/>
          <w:szCs w:val="24"/>
        </w:rPr>
        <w:t>统一社会信用代码：911101085636549482</w:t>
      </w:r>
    </w:p>
    <w:p w14:paraId="607202C8">
      <w:pPr>
        <w:pStyle w:val="47"/>
        <w:autoSpaceDE w:val="0"/>
        <w:autoSpaceDN w:val="0"/>
        <w:spacing w:line="340" w:lineRule="atLeast"/>
        <w:ind w:firstLine="560" w:firstLineChars="200"/>
        <w:textAlignment w:val="bottom"/>
        <w:rPr>
          <w:rFonts w:ascii="Times New Roman"/>
          <w:kern w:val="2"/>
          <w:sz w:val="28"/>
          <w:szCs w:val="24"/>
        </w:rPr>
      </w:pPr>
      <w:r>
        <w:rPr>
          <w:rFonts w:ascii="Times New Roman"/>
          <w:kern w:val="2"/>
          <w:sz w:val="28"/>
          <w:szCs w:val="24"/>
        </w:rPr>
        <w:t>账户：</w:t>
      </w:r>
      <w:r>
        <w:rPr>
          <w:rFonts w:hint="eastAsia" w:ascii="Times New Roman"/>
          <w:kern w:val="2"/>
          <w:sz w:val="28"/>
          <w:szCs w:val="24"/>
        </w:rPr>
        <w:t>腾讯云计算（北京）有限责任公司</w:t>
      </w:r>
    </w:p>
    <w:p w14:paraId="10E19EEE">
      <w:pPr>
        <w:pStyle w:val="47"/>
        <w:autoSpaceDE w:val="0"/>
        <w:autoSpaceDN w:val="0"/>
        <w:spacing w:line="340" w:lineRule="atLeast"/>
        <w:ind w:firstLine="560" w:firstLineChars="200"/>
        <w:textAlignment w:val="bottom"/>
        <w:rPr>
          <w:rFonts w:ascii="Times New Roman"/>
          <w:kern w:val="2"/>
          <w:sz w:val="28"/>
          <w:szCs w:val="24"/>
        </w:rPr>
      </w:pPr>
      <w:r>
        <w:rPr>
          <w:rFonts w:ascii="Times New Roman"/>
          <w:kern w:val="2"/>
          <w:sz w:val="28"/>
          <w:szCs w:val="24"/>
        </w:rPr>
        <w:t>开户银行：</w:t>
      </w:r>
      <w:r>
        <w:rPr>
          <w:rFonts w:hint="eastAsia" w:ascii="Times New Roman"/>
          <w:kern w:val="2"/>
          <w:sz w:val="28"/>
          <w:szCs w:val="24"/>
        </w:rPr>
        <w:t>招商银行北京分行上地支行</w:t>
      </w:r>
    </w:p>
    <w:p w14:paraId="3A9AD5FF">
      <w:pPr>
        <w:pStyle w:val="47"/>
        <w:autoSpaceDE w:val="0"/>
        <w:autoSpaceDN w:val="0"/>
        <w:spacing w:line="340" w:lineRule="atLeast"/>
        <w:ind w:firstLine="560" w:firstLineChars="200"/>
        <w:textAlignment w:val="bottom"/>
        <w:rPr>
          <w:rFonts w:ascii="Times New Roman"/>
          <w:kern w:val="2"/>
          <w:sz w:val="28"/>
          <w:szCs w:val="24"/>
        </w:rPr>
      </w:pPr>
      <w:r>
        <w:rPr>
          <w:rFonts w:ascii="Times New Roman"/>
          <w:kern w:val="2"/>
          <w:sz w:val="28"/>
          <w:szCs w:val="24"/>
        </w:rPr>
        <w:t>账号：110907316810601</w:t>
      </w:r>
    </w:p>
    <w:p w14:paraId="611060B1">
      <w:pPr>
        <w:pStyle w:val="8"/>
        <w:spacing w:after="0" w:line="440" w:lineRule="exact"/>
        <w:ind w:left="0" w:leftChars="0" w:firstLine="420" w:firstLineChars="200"/>
        <w:rPr>
          <w:rFonts w:ascii="仿宋" w:hAnsi="仿宋" w:eastAsia="仿宋" w:cs="Arial"/>
        </w:rPr>
      </w:pPr>
      <w:r>
        <w:rPr>
          <w:rFonts w:hint="eastAsia" w:ascii="黑体" w:eastAsia="黑体"/>
          <w:snapToGrid w:val="0"/>
        </w:rPr>
        <w:br w:type="page"/>
      </w:r>
      <w:r>
        <w:rPr>
          <w:rFonts w:hint="eastAsia" w:ascii="仿宋" w:hAnsi="仿宋" w:eastAsia="仿宋"/>
          <w:sz w:val="24"/>
        </w:rPr>
        <w:t>根据浙江农村商业联合银行股份有限公司互联网类系统</w:t>
      </w:r>
      <w:r>
        <w:rPr>
          <w:rFonts w:ascii="仿宋" w:hAnsi="仿宋" w:eastAsia="仿宋"/>
          <w:sz w:val="24"/>
        </w:rPr>
        <w:t>CDN加速服务项目(三年)采购</w:t>
      </w:r>
      <w:r>
        <w:rPr>
          <w:rFonts w:hint="eastAsia" w:ascii="仿宋" w:hAnsi="仿宋" w:eastAsia="仿宋"/>
          <w:sz w:val="24"/>
        </w:rPr>
        <w:t>(公开招标编号</w:t>
      </w:r>
      <w:r>
        <w:rPr>
          <w:rFonts w:ascii="仿宋" w:hAnsi="仿宋" w:eastAsia="仿宋"/>
          <w:sz w:val="24"/>
        </w:rPr>
        <w:t>ZRUB-2025-06-03-08-</w:t>
      </w:r>
      <w:r>
        <w:rPr>
          <w:rFonts w:hint="eastAsia" w:ascii="仿宋" w:hAnsi="仿宋" w:eastAsia="仿宋"/>
          <w:sz w:val="24"/>
        </w:rPr>
        <w:t>C</w:t>
      </w:r>
      <w:r>
        <w:rPr>
          <w:rFonts w:ascii="仿宋" w:hAnsi="仿宋" w:eastAsia="仿宋"/>
          <w:sz w:val="24"/>
        </w:rPr>
        <w:t>002</w:t>
      </w:r>
      <w:r>
        <w:rPr>
          <w:rFonts w:hint="eastAsia" w:ascii="仿宋" w:hAnsi="仿宋" w:eastAsia="仿宋"/>
          <w:sz w:val="24"/>
        </w:rPr>
        <w:t>)要求及乙方投标承诺，按照《中华人民共和国民法典》等法律法规的规定，甲、乙双方本着平等、自愿、诚实信用原则，经充分协商，就甲方向乙方采购互联网类系统</w:t>
      </w:r>
      <w:r>
        <w:rPr>
          <w:rFonts w:ascii="仿宋" w:hAnsi="仿宋" w:eastAsia="仿宋"/>
          <w:sz w:val="24"/>
        </w:rPr>
        <w:t>CDN加速服务项目(三年)</w:t>
      </w:r>
      <w:r>
        <w:rPr>
          <w:rFonts w:hint="eastAsia" w:ascii="仿宋" w:hAnsi="仿宋" w:eastAsia="仿宋"/>
          <w:sz w:val="24"/>
        </w:rPr>
        <w:t>事宜订立本合同，以兹双方共同遵守。</w:t>
      </w:r>
    </w:p>
    <w:p w14:paraId="4C5A43F6">
      <w:pPr>
        <w:pStyle w:val="3"/>
        <w:keepNext/>
        <w:keepLines/>
        <w:widowControl w:val="0"/>
        <w:adjustRightInd/>
        <w:snapToGrid/>
        <w:spacing w:before="0" w:beforeAutospacing="0" w:after="0" w:afterAutospacing="0" w:line="440" w:lineRule="exact"/>
        <w:jc w:val="both"/>
        <w:rPr>
          <w:rFonts w:ascii="仿宋" w:hAnsi="仿宋" w:eastAsia="仿宋" w:cs="Arial"/>
          <w:kern w:val="2"/>
          <w:sz w:val="32"/>
          <w:szCs w:val="32"/>
        </w:rPr>
      </w:pPr>
      <w:r>
        <w:rPr>
          <w:rFonts w:hint="eastAsia" w:ascii="仿宋" w:hAnsi="仿宋" w:eastAsia="仿宋" w:cs="Arial"/>
          <w:kern w:val="2"/>
          <w:sz w:val="32"/>
          <w:szCs w:val="32"/>
        </w:rPr>
        <w:t>第一条 通则</w:t>
      </w:r>
    </w:p>
    <w:p w14:paraId="3DEE1028">
      <w:pPr>
        <w:pStyle w:val="8"/>
        <w:spacing w:after="0" w:line="440" w:lineRule="exact"/>
        <w:ind w:left="0" w:leftChars="0" w:firstLine="480" w:firstLineChars="200"/>
        <w:rPr>
          <w:rFonts w:ascii="仿宋" w:hAnsi="仿宋" w:eastAsia="仿宋"/>
          <w:sz w:val="24"/>
        </w:rPr>
      </w:pPr>
      <w:r>
        <w:rPr>
          <w:rFonts w:hint="eastAsia" w:ascii="仿宋" w:hAnsi="仿宋" w:eastAsia="仿宋"/>
          <w:sz w:val="24"/>
        </w:rPr>
        <w:t>1</w:t>
      </w:r>
      <w:r>
        <w:rPr>
          <w:rFonts w:ascii="仿宋" w:hAnsi="仿宋" w:eastAsia="仿宋"/>
          <w:sz w:val="24"/>
        </w:rPr>
        <w:t xml:space="preserve">.1 </w:t>
      </w:r>
      <w:r>
        <w:rPr>
          <w:rFonts w:hint="eastAsia" w:ascii="仿宋" w:hAnsi="仿宋" w:eastAsia="仿宋"/>
          <w:sz w:val="24"/>
        </w:rPr>
        <w:t>腾讯云服务指腾讯云向用户提供的互联网资源协作服务等增值电信服务，以及有关的软件服务，包括组成前述服务的组件、产品和其他衍生服务。具体以腾讯云所能实际提供的为准，甲方可以根据自己的需求选择使用一项或多项具体服务。</w:t>
      </w:r>
    </w:p>
    <w:p w14:paraId="70EE9590">
      <w:pPr>
        <w:pStyle w:val="8"/>
        <w:spacing w:after="0" w:line="440" w:lineRule="exact"/>
        <w:ind w:left="0" w:leftChars="0" w:firstLine="480" w:firstLineChars="200"/>
        <w:rPr>
          <w:rFonts w:ascii="仿宋" w:hAnsi="仿宋" w:eastAsia="仿宋"/>
          <w:sz w:val="24"/>
        </w:rPr>
      </w:pPr>
      <w:r>
        <w:rPr>
          <w:rFonts w:hint="eastAsia" w:ascii="仿宋" w:hAnsi="仿宋" w:eastAsia="仿宋"/>
          <w:sz w:val="24"/>
        </w:rPr>
        <w:t>1.</w:t>
      </w:r>
      <w:r>
        <w:rPr>
          <w:rFonts w:ascii="仿宋" w:hAnsi="仿宋" w:eastAsia="仿宋"/>
          <w:sz w:val="24"/>
        </w:rPr>
        <w:t>2</w:t>
      </w:r>
      <w:r>
        <w:rPr>
          <w:rFonts w:hint="eastAsia" w:ascii="仿宋" w:hAnsi="仿宋" w:eastAsia="仿宋"/>
          <w:sz w:val="24"/>
        </w:rPr>
        <w:t xml:space="preserve"> 腾讯云是中立的技术服务提供者，依约向甲方提供各类技术产品和服务；甲方的网站、应用、软件、平台等任何产品、服务及相关内容等，由甲方自行运营并承担全部责任。腾讯云和甲方各自获取自身运营所需的必要经营许可和资质。</w:t>
      </w:r>
    </w:p>
    <w:p w14:paraId="0BEC96A6">
      <w:pPr>
        <w:pStyle w:val="8"/>
        <w:spacing w:after="0" w:line="440" w:lineRule="exact"/>
        <w:ind w:left="0" w:leftChars="0" w:firstLine="480" w:firstLineChars="200"/>
        <w:rPr>
          <w:rFonts w:ascii="仿宋" w:hAnsi="仿宋" w:eastAsia="仿宋"/>
          <w:sz w:val="24"/>
        </w:rPr>
      </w:pPr>
      <w:r>
        <w:rPr>
          <w:rFonts w:hint="eastAsia" w:ascii="仿宋" w:hAnsi="仿宋" w:eastAsia="仿宋"/>
          <w:sz w:val="24"/>
        </w:rPr>
        <w:t>1.</w:t>
      </w:r>
      <w:r>
        <w:rPr>
          <w:rFonts w:ascii="仿宋" w:hAnsi="仿宋" w:eastAsia="仿宋"/>
          <w:sz w:val="24"/>
        </w:rPr>
        <w:t>3</w:t>
      </w:r>
      <w:r>
        <w:rPr>
          <w:rFonts w:hint="eastAsia" w:ascii="仿宋" w:hAnsi="仿宋" w:eastAsia="仿宋"/>
          <w:sz w:val="24"/>
        </w:rPr>
        <w:t xml:space="preserve"> 本协议作为甲方使用腾讯云服务的基础性约定，对腾讯云和甲方均有法律约束力，腾讯云和甲方均有义务遵守。</w:t>
      </w:r>
    </w:p>
    <w:p w14:paraId="0E5C0FFC">
      <w:pPr>
        <w:pStyle w:val="8"/>
        <w:spacing w:after="0" w:line="440" w:lineRule="exact"/>
        <w:ind w:left="0" w:leftChars="0" w:firstLine="480" w:firstLineChars="200"/>
        <w:rPr>
          <w:rFonts w:ascii="仿宋" w:hAnsi="仿宋" w:eastAsia="仿宋"/>
          <w:sz w:val="24"/>
        </w:rPr>
      </w:pPr>
      <w:commentRangeStart w:id="10"/>
      <w:r>
        <w:t>腾讯云会通过腾讯云网站或其他约定的方式，发布、展示与腾讯云具体服务相关的服务协议、服务规范/规则、服务等级协议（SLA）及服务说明、技术规范、使用流程、操作文档、计费标准等内容，前述发布、展示的内容统称为服务规则，与本协议共同构成对甲方和腾讯云具有约束力的文件。</w:t>
      </w:r>
      <w:commentRangeEnd w:id="10"/>
      <w:r>
        <w:commentReference w:id="10"/>
      </w:r>
      <w:r>
        <w:rPr>
          <w:rFonts w:hint="eastAsia" w:ascii="仿宋" w:hAnsi="仿宋" w:eastAsia="仿宋"/>
          <w:sz w:val="24"/>
        </w:rPr>
        <w:t/>
      </w:r>
    </w:p>
    <w:p w14:paraId="7CDDFA6E">
      <w:pPr>
        <w:pStyle w:val="8"/>
        <w:spacing w:after="0" w:line="440" w:lineRule="exact"/>
        <w:ind w:left="0" w:leftChars="0" w:firstLine="480" w:firstLineChars="200"/>
        <w:rPr>
          <w:rFonts w:ascii="仿宋" w:hAnsi="仿宋" w:eastAsia="仿宋"/>
          <w:sz w:val="24"/>
        </w:rPr>
      </w:pPr>
      <w:r>
        <w:rPr>
          <w:rFonts w:hint="eastAsia" w:ascii="仿宋" w:hAnsi="仿宋" w:eastAsia="仿宋"/>
          <w:sz w:val="24"/>
        </w:rPr>
        <w:t>1</w:t>
      </w:r>
      <w:r>
        <w:rPr>
          <w:rFonts w:ascii="仿宋" w:hAnsi="仿宋" w:eastAsia="仿宋"/>
          <w:sz w:val="24"/>
        </w:rPr>
        <w:t xml:space="preserve">.4 </w:t>
      </w:r>
      <w:r>
        <w:rPr>
          <w:rFonts w:hint="eastAsia" w:ascii="仿宋" w:hAnsi="仿宋" w:eastAsia="仿宋"/>
          <w:sz w:val="24"/>
        </w:rPr>
        <w:t>甲方选择使用的服务发生在、涉及到中国大陆以外国家和地区的，甲方还需遵守所适用的当地法律法规及其他具有法律效力的规定，并遵从双方相关约定。</w:t>
      </w:r>
    </w:p>
    <w:p w14:paraId="6ADD3D87">
      <w:pPr>
        <w:pStyle w:val="3"/>
        <w:keepNext/>
        <w:keepLines/>
        <w:widowControl w:val="0"/>
        <w:adjustRightInd/>
        <w:snapToGrid/>
        <w:spacing w:before="0" w:beforeAutospacing="0" w:after="0" w:afterAutospacing="0" w:line="440" w:lineRule="exact"/>
        <w:jc w:val="both"/>
        <w:rPr>
          <w:rFonts w:ascii="仿宋" w:hAnsi="仿宋" w:eastAsia="仿宋" w:cs="Arial"/>
          <w:kern w:val="2"/>
          <w:sz w:val="32"/>
          <w:szCs w:val="32"/>
        </w:rPr>
      </w:pPr>
      <w:r>
        <w:rPr>
          <w:rFonts w:hint="eastAsia" w:ascii="仿宋" w:hAnsi="仿宋" w:eastAsia="仿宋" w:cs="Arial"/>
          <w:kern w:val="2"/>
          <w:sz w:val="32"/>
          <w:szCs w:val="32"/>
        </w:rPr>
        <w:t>第二条 账号</w:t>
      </w:r>
    </w:p>
    <w:p w14:paraId="448E4FB7">
      <w:pPr>
        <w:pStyle w:val="8"/>
        <w:spacing w:after="0" w:line="440" w:lineRule="exact"/>
        <w:ind w:left="0" w:leftChars="0" w:firstLine="480" w:firstLineChars="200"/>
        <w:rPr>
          <w:rFonts w:ascii="仿宋" w:hAnsi="仿宋" w:eastAsia="仿宋"/>
          <w:sz w:val="24"/>
        </w:rPr>
      </w:pPr>
      <w:r>
        <w:rPr>
          <w:rFonts w:hint="eastAsia" w:ascii="仿宋" w:hAnsi="仿宋" w:eastAsia="仿宋"/>
          <w:sz w:val="24"/>
        </w:rPr>
        <w:t>2.1 为使用腾讯云服务，甲方应当注册腾讯云账号。腾讯云账号是腾讯云为甲方提供服务的服务标识，依托账号甲方可以获取相应的腾讯云服务，包括自助购买云服务、查询账单、支付费用、管理资源、接收腾讯云通知等等。</w:t>
      </w:r>
    </w:p>
    <w:p w14:paraId="2294FA12">
      <w:pPr>
        <w:pStyle w:val="8"/>
        <w:spacing w:after="0" w:line="440" w:lineRule="exact"/>
        <w:ind w:left="0" w:leftChars="0" w:firstLine="480" w:firstLineChars="200"/>
        <w:rPr>
          <w:rFonts w:ascii="仿宋" w:hAnsi="仿宋" w:eastAsia="仿宋"/>
          <w:sz w:val="24"/>
        </w:rPr>
      </w:pPr>
      <w:r>
        <w:rPr>
          <w:rFonts w:hint="eastAsia" w:ascii="仿宋" w:hAnsi="仿宋" w:eastAsia="仿宋"/>
          <w:sz w:val="24"/>
        </w:rPr>
        <w:t>2</w:t>
      </w:r>
      <w:r>
        <w:rPr>
          <w:rFonts w:ascii="仿宋" w:hAnsi="仿宋" w:eastAsia="仿宋"/>
          <w:sz w:val="24"/>
        </w:rPr>
        <w:t>.2</w:t>
      </w:r>
      <w:r>
        <w:rPr>
          <w:rFonts w:hint="eastAsia" w:ascii="仿宋" w:hAnsi="仿宋" w:eastAsia="仿宋"/>
          <w:sz w:val="24"/>
        </w:rPr>
        <w:t>注册腾讯云账号，甲方应依法具备必要、适当的权利能力和行为能力，已授予操作人足够的权利完成注册过程。甲方必须提交自身合法、真实、有效的身份信息完成真实身份的核验。甲方未提交真实身份信息的、未能通过真实身份核验的，腾讯云依法不对甲方提供服务。</w:t>
      </w:r>
    </w:p>
    <w:p w14:paraId="484A4F2B">
      <w:pPr>
        <w:pStyle w:val="8"/>
        <w:spacing w:after="0" w:line="440" w:lineRule="exact"/>
        <w:ind w:left="0" w:leftChars="0" w:firstLine="480" w:firstLineChars="200"/>
        <w:rPr>
          <w:rFonts w:ascii="仿宋" w:hAnsi="仿宋" w:eastAsia="仿宋"/>
          <w:sz w:val="24"/>
        </w:rPr>
      </w:pPr>
      <w:r>
        <w:rPr>
          <w:rFonts w:hint="eastAsia" w:ascii="仿宋" w:hAnsi="仿宋" w:eastAsia="仿宋"/>
          <w:sz w:val="24"/>
        </w:rPr>
        <w:t>2.</w:t>
      </w:r>
      <w:r>
        <w:rPr>
          <w:rFonts w:ascii="仿宋" w:hAnsi="仿宋" w:eastAsia="仿宋"/>
          <w:sz w:val="24"/>
        </w:rPr>
        <w:t>3</w:t>
      </w:r>
      <w:r>
        <w:rPr>
          <w:rFonts w:hint="eastAsia" w:ascii="仿宋" w:hAnsi="仿宋" w:eastAsia="仿宋"/>
          <w:sz w:val="24"/>
        </w:rPr>
        <w:t>甲方的腾讯云账号和密码由甲方自行设置，甲方应当采取妥善的安全措施，保管甲方的账号和密码；甲方应当妥善保管甲方账号敏感权限操作的验证渠道信息，例如甲方的安全手机、邮箱等，防止相关信息泄露、失效或错误而给甲方带来安全隐患。</w:t>
      </w:r>
    </w:p>
    <w:p w14:paraId="65CBFB29">
      <w:pPr>
        <w:pStyle w:val="8"/>
        <w:spacing w:after="0" w:line="440" w:lineRule="exact"/>
        <w:ind w:left="0" w:leftChars="0" w:firstLine="480" w:firstLineChars="200"/>
        <w:rPr>
          <w:rFonts w:ascii="仿宋" w:hAnsi="仿宋" w:eastAsia="仿宋"/>
          <w:sz w:val="24"/>
        </w:rPr>
      </w:pPr>
      <w:r>
        <w:rPr>
          <w:rFonts w:hint="eastAsia" w:ascii="仿宋" w:hAnsi="仿宋" w:eastAsia="仿宋"/>
          <w:sz w:val="24"/>
        </w:rPr>
        <w:t>腾讯云账号仅限于甲方自身使用，未经腾讯云同意，甲方不得将账号以任何方式提供给他人使用。甲方应为账号下的行为负责，账号下的所有操作行为均被视为甲方实施，且应由甲方承担全部法律后果。</w:t>
      </w:r>
      <w:r>
        <w:rPr>
          <w:rFonts w:ascii="仿宋" w:hAnsi="仿宋" w:eastAsia="仿宋"/>
          <w:sz w:val="24"/>
        </w:rPr>
        <w:t>如果甲方的账号下有任何未经授权</w:t>
      </w:r>
      <w:r>
        <w:rPr>
          <w:rFonts w:hint="eastAsia" w:ascii="仿宋" w:hAnsi="仿宋" w:eastAsia="仿宋"/>
          <w:sz w:val="24"/>
        </w:rPr>
        <w:t>的使用行为</w:t>
      </w:r>
      <w:r>
        <w:rPr>
          <w:rFonts w:ascii="仿宋" w:hAnsi="仿宋" w:eastAsia="仿宋"/>
          <w:sz w:val="24"/>
        </w:rPr>
        <w:t>，甲方应当立即通知腾讯云，</w:t>
      </w:r>
      <w:r>
        <w:rPr>
          <w:rFonts w:hint="eastAsia" w:ascii="仿宋" w:hAnsi="仿宋" w:eastAsia="仿宋"/>
          <w:sz w:val="24"/>
        </w:rPr>
        <w:t>以便腾讯云为</w:t>
      </w:r>
      <w:r>
        <w:rPr>
          <w:rFonts w:ascii="仿宋" w:hAnsi="仿宋" w:eastAsia="仿宋"/>
          <w:sz w:val="24"/>
        </w:rPr>
        <w:t>甲方</w:t>
      </w:r>
      <w:r>
        <w:rPr>
          <w:rFonts w:hint="eastAsia" w:ascii="仿宋" w:hAnsi="仿宋" w:eastAsia="仿宋"/>
          <w:sz w:val="24"/>
        </w:rPr>
        <w:t>提供相应</w:t>
      </w:r>
      <w:r>
        <w:rPr>
          <w:rFonts w:ascii="仿宋" w:hAnsi="仿宋" w:eastAsia="仿宋"/>
          <w:sz w:val="24"/>
        </w:rPr>
        <w:t>的帮助。</w:t>
      </w:r>
    </w:p>
    <w:p w14:paraId="5D6F4C3A">
      <w:pPr>
        <w:pStyle w:val="8"/>
        <w:spacing w:after="0" w:line="440" w:lineRule="exact"/>
        <w:ind w:left="0" w:leftChars="0" w:firstLine="480" w:firstLineChars="200"/>
        <w:rPr>
          <w:rFonts w:ascii="仿宋" w:hAnsi="仿宋" w:eastAsia="仿宋"/>
          <w:sz w:val="24"/>
        </w:rPr>
      </w:pPr>
      <w:r>
        <w:rPr>
          <w:rFonts w:hint="eastAsia" w:ascii="仿宋" w:hAnsi="仿宋" w:eastAsia="仿宋"/>
          <w:sz w:val="24"/>
        </w:rPr>
        <w:t>2.</w:t>
      </w:r>
      <w:r>
        <w:rPr>
          <w:rFonts w:ascii="仿宋" w:hAnsi="仿宋" w:eastAsia="仿宋"/>
          <w:sz w:val="24"/>
        </w:rPr>
        <w:t>4</w:t>
      </w:r>
      <w:r>
        <w:rPr>
          <w:rFonts w:hint="eastAsia" w:ascii="仿宋" w:hAnsi="仿宋" w:eastAsia="仿宋"/>
          <w:sz w:val="24"/>
        </w:rPr>
        <w:t xml:space="preserve"> 为保障甲方账号的安全，腾讯云提醒甲方应当自行建立健全内部管理制度，规范对腾讯云账号的使用与管理。甲方基于自身经营管理所需，将账号授权甲方的员工或他人管理的，或使用腾讯云的账号授权功能（例如设置子账号、创建和加入集团账号管理），授权或接受他人对甲方账号进行一定的操作的，须做好权限管控，并且在遇到人员变动时及时进行交接和采取必要的账号安全保护措施（例如修改密码、变更登录方式、设置账号保护、删除相关授权等）。</w:t>
      </w:r>
    </w:p>
    <w:p w14:paraId="11CC4256">
      <w:pPr>
        <w:pStyle w:val="8"/>
        <w:spacing w:after="0" w:line="440" w:lineRule="exact"/>
        <w:ind w:left="0" w:leftChars="0" w:firstLine="480" w:firstLineChars="200"/>
        <w:rPr>
          <w:rFonts w:ascii="仿宋" w:hAnsi="仿宋" w:eastAsia="仿宋"/>
          <w:sz w:val="24"/>
        </w:rPr>
      </w:pPr>
      <w:r>
        <w:rPr>
          <w:rFonts w:hint="eastAsia" w:ascii="仿宋" w:hAnsi="仿宋" w:eastAsia="仿宋"/>
          <w:sz w:val="24"/>
        </w:rPr>
        <w:t>2</w:t>
      </w:r>
      <w:r>
        <w:rPr>
          <w:rFonts w:ascii="仿宋" w:hAnsi="仿宋" w:eastAsia="仿宋"/>
          <w:sz w:val="24"/>
        </w:rPr>
        <w:t xml:space="preserve">.5 </w:t>
      </w:r>
      <w:r>
        <w:rPr>
          <w:rFonts w:hint="eastAsia" w:ascii="仿宋" w:hAnsi="仿宋" w:eastAsia="仿宋"/>
          <w:sz w:val="24"/>
        </w:rPr>
        <w:t>甲方在腾讯云的账号信息不准确，或者甲方的账号信息发生变更的，甲方有义务及时进行更新。腾讯云有权对甲方账号信息进行动态核验，发现甲方的账号信息不准确、有误或不符合法规要求的，通知甲方限期纠正。</w:t>
      </w:r>
    </w:p>
    <w:p w14:paraId="64199AFB">
      <w:pPr>
        <w:pStyle w:val="8"/>
        <w:spacing w:after="0" w:line="440" w:lineRule="exact"/>
        <w:ind w:left="0" w:leftChars="0" w:firstLine="480" w:firstLineChars="200"/>
        <w:rPr>
          <w:rFonts w:ascii="仿宋" w:hAnsi="仿宋" w:eastAsia="仿宋"/>
          <w:sz w:val="24"/>
        </w:rPr>
      </w:pPr>
      <w:r>
        <w:rPr>
          <w:rFonts w:ascii="仿宋" w:hAnsi="仿宋" w:eastAsia="仿宋"/>
          <w:sz w:val="24"/>
        </w:rPr>
        <w:t xml:space="preserve">2.6 </w:t>
      </w:r>
      <w:r>
        <w:rPr>
          <w:rFonts w:hint="eastAsia" w:ascii="仿宋" w:hAnsi="仿宋" w:eastAsia="仿宋"/>
          <w:sz w:val="24"/>
        </w:rPr>
        <w:t>甲方有权申请注销腾讯云账号。在不违反法律法规要求，且遵循腾讯云账号注销规则的情形下，腾讯云应当依照甲方的请求注销甲方的腾讯云账号。</w:t>
      </w:r>
      <w:r>
        <w:rPr>
          <w:rFonts w:hint="eastAsia"/>
        </w:rPr>
        <w:t>账号注销行为是不可逆的，一旦甲方完成账号注销后，甲方将无法再登录该账号，请甲方谨慎操作。</w:t>
      </w:r>
    </w:p>
    <w:p w14:paraId="455B82CC">
      <w:pPr>
        <w:pStyle w:val="8"/>
        <w:spacing w:after="0" w:line="440" w:lineRule="exact"/>
        <w:ind w:left="0" w:leftChars="0" w:firstLine="480" w:firstLineChars="200"/>
        <w:rPr>
          <w:rFonts w:ascii="仿宋" w:hAnsi="仿宋" w:eastAsia="仿宋"/>
          <w:sz w:val="24"/>
        </w:rPr>
      </w:pPr>
      <w:r>
        <w:rPr>
          <w:rFonts w:ascii="仿宋" w:hAnsi="仿宋" w:eastAsia="仿宋"/>
          <w:sz w:val="24"/>
        </w:rPr>
        <w:t>2.7</w:t>
      </w:r>
      <w:r>
        <w:rPr>
          <w:rFonts w:hint="eastAsia" w:ascii="仿宋" w:hAnsi="仿宋" w:eastAsia="仿宋"/>
          <w:sz w:val="24"/>
        </w:rPr>
        <w:t>甲方理解，为保护网络生态和网络安全，维护良好的网络交易秩序，甲方和腾讯云双方均有义务遵守国家法律法规、政策规范。为此，腾讯云有权制定相应的账号协议、网络平台规则、服务规范等相应的腾讯云规则，设置</w:t>
      </w:r>
      <w:r>
        <w:fldChar w:fldCharType="begin"/>
      </w:r>
      <w:r>
        <w:instrText xml:space="preserve"> HYPERLINK "https://cloud.tencent.com/act/event/report-platform" \t "_blank" </w:instrText>
      </w:r>
      <w:r>
        <w:fldChar w:fldCharType="separate"/>
      </w:r>
      <w:r>
        <w:rPr>
          <w:rFonts w:hint="eastAsia" w:ascii="仿宋" w:hAnsi="仿宋" w:eastAsia="仿宋"/>
          <w:sz w:val="24"/>
        </w:rPr>
        <w:t>腾讯云举报平台</w:t>
      </w:r>
      <w:r>
        <w:rPr>
          <w:rFonts w:hint="eastAsia" w:ascii="仿宋" w:hAnsi="仿宋" w:eastAsia="仿宋"/>
          <w:sz w:val="24"/>
        </w:rPr>
        <w:fldChar w:fldCharType="end"/>
      </w:r>
      <w:r>
        <w:rPr>
          <w:rFonts w:hint="eastAsia" w:ascii="仿宋" w:hAnsi="仿宋" w:eastAsia="仿宋"/>
          <w:sz w:val="24"/>
        </w:rPr>
        <w:t>受理投诉、举报，并对违反法律法规、政策规范和腾讯云规则的账号采取相应的限制和处置措施。</w:t>
      </w:r>
    </w:p>
    <w:p w14:paraId="62B5B05D">
      <w:pPr>
        <w:pStyle w:val="3"/>
        <w:keepNext/>
        <w:keepLines/>
        <w:widowControl w:val="0"/>
        <w:adjustRightInd/>
        <w:snapToGrid/>
        <w:spacing w:before="0" w:beforeAutospacing="0" w:after="0" w:afterAutospacing="0" w:line="440" w:lineRule="exact"/>
        <w:jc w:val="both"/>
        <w:rPr>
          <w:rFonts w:ascii="仿宋" w:hAnsi="仿宋" w:eastAsia="仿宋" w:cs="Arial"/>
          <w:kern w:val="2"/>
          <w:sz w:val="32"/>
          <w:szCs w:val="32"/>
        </w:rPr>
      </w:pPr>
      <w:r>
        <w:rPr>
          <w:rFonts w:hint="eastAsia" w:ascii="仿宋" w:hAnsi="仿宋" w:eastAsia="仿宋" w:cs="Arial"/>
          <w:kern w:val="2"/>
          <w:sz w:val="32"/>
          <w:szCs w:val="32"/>
        </w:rPr>
        <w:t>第三条 服务</w:t>
      </w:r>
    </w:p>
    <w:p w14:paraId="6F3BBAF8">
      <w:pPr>
        <w:pStyle w:val="8"/>
        <w:spacing w:after="0" w:line="440" w:lineRule="exact"/>
        <w:ind w:left="0" w:leftChars="0" w:firstLine="480" w:firstLineChars="200"/>
        <w:rPr>
          <w:rFonts w:ascii="仿宋" w:hAnsi="仿宋" w:eastAsia="仿宋"/>
          <w:sz w:val="24"/>
        </w:rPr>
      </w:pPr>
      <w:r>
        <w:rPr>
          <w:rFonts w:hint="eastAsia" w:ascii="仿宋" w:hAnsi="仿宋" w:eastAsia="仿宋"/>
          <w:sz w:val="24"/>
        </w:rPr>
        <w:t>3.1 服务开通</w:t>
      </w:r>
    </w:p>
    <w:p w14:paraId="6180BE78">
      <w:pPr>
        <w:pStyle w:val="8"/>
        <w:spacing w:after="0" w:line="440" w:lineRule="exact"/>
        <w:ind w:left="0" w:leftChars="0" w:firstLine="480" w:firstLineChars="200"/>
        <w:rPr>
          <w:rFonts w:ascii="仿宋" w:hAnsi="仿宋" w:eastAsia="仿宋"/>
          <w:sz w:val="24"/>
        </w:rPr>
      </w:pPr>
      <w:r>
        <w:rPr>
          <w:rFonts w:hint="eastAsia" w:ascii="仿宋" w:hAnsi="仿宋" w:eastAsia="仿宋"/>
          <w:sz w:val="24"/>
        </w:rPr>
        <w:t>3.1.1 甲方可根据自身需求，自行通过腾讯云官网在线选购所需服务；甲方也可以委托甲方的专属客户经理、客服代表协助甲方选购所需服务。甲方的订单被系统接受并显示已成功下单的，则表示服务购买成功，腾讯云应按照甲方的订购需求及服务规则为甲方提供服务，甲方和腾讯云之间另有约定的，按照约定执行。</w:t>
      </w:r>
    </w:p>
    <w:p w14:paraId="2317DD88">
      <w:pPr>
        <w:pStyle w:val="8"/>
        <w:spacing w:after="0" w:line="440" w:lineRule="exact"/>
        <w:ind w:left="0" w:leftChars="0" w:firstLine="480" w:firstLineChars="200"/>
        <w:rPr>
          <w:rFonts w:ascii="仿宋" w:hAnsi="仿宋" w:eastAsia="仿宋"/>
          <w:sz w:val="24"/>
        </w:rPr>
      </w:pPr>
      <w:r>
        <w:rPr>
          <w:rFonts w:hint="eastAsia" w:ascii="仿宋" w:hAnsi="仿宋" w:eastAsia="仿宋"/>
          <w:sz w:val="24"/>
        </w:rPr>
        <w:t>3.</w:t>
      </w:r>
      <w:r>
        <w:rPr>
          <w:rFonts w:ascii="仿宋" w:hAnsi="仿宋" w:eastAsia="仿宋"/>
          <w:sz w:val="24"/>
        </w:rPr>
        <w:t>1.</w:t>
      </w:r>
      <w:r>
        <w:rPr>
          <w:rFonts w:hint="eastAsia" w:ascii="仿宋" w:hAnsi="仿宋" w:eastAsia="仿宋"/>
          <w:sz w:val="24"/>
        </w:rPr>
        <w:t>2 甲方需在订单提交后及时完成支付。超出订购页面显示的期间，系统将自动关闭订单；相关服务也可能因时间限制、库存限制或者活动数量限制，在甲方提交订单进行付款期间出现数量不足或已达到限量等情况，从而无法成功购买。</w:t>
      </w:r>
    </w:p>
    <w:p w14:paraId="659A7F5F">
      <w:pPr>
        <w:pStyle w:val="8"/>
        <w:spacing w:after="0" w:line="440" w:lineRule="exact"/>
        <w:ind w:left="0" w:leftChars="0" w:firstLine="480" w:firstLineChars="200"/>
        <w:rPr>
          <w:rFonts w:ascii="仿宋" w:hAnsi="仿宋" w:eastAsia="仿宋"/>
          <w:sz w:val="24"/>
        </w:rPr>
      </w:pPr>
      <w:r>
        <w:rPr>
          <w:rFonts w:hint="eastAsia" w:ascii="仿宋" w:hAnsi="仿宋" w:eastAsia="仿宋"/>
          <w:sz w:val="24"/>
        </w:rPr>
        <w:t>3.</w:t>
      </w:r>
      <w:r>
        <w:rPr>
          <w:rFonts w:ascii="仿宋" w:hAnsi="仿宋" w:eastAsia="仿宋"/>
          <w:sz w:val="24"/>
        </w:rPr>
        <w:t>1.3</w:t>
      </w:r>
      <w:r>
        <w:rPr>
          <w:rFonts w:hint="eastAsia" w:ascii="仿宋" w:hAnsi="仿宋" w:eastAsia="仿宋"/>
          <w:sz w:val="24"/>
        </w:rPr>
        <w:t xml:space="preserve"> 腾讯云有权开展营销推广活动。营销推广期间，腾讯云可能采取价格折扣、服务升级、赠送等优惠措施，例如“限时免费”、“限时优惠”、“限量优惠”、“充值优惠”、“赠送服务”等。甲方理解，这些优惠措施是暂时性、阶段性的，或有总量限制、购买量限制的，也可能仅适用于满足特定条件的用户，或者有其他条件限定，腾讯云不保证所有用户均能参与活动并获得优惠权益。</w:t>
      </w:r>
    </w:p>
    <w:p w14:paraId="73155EF6">
      <w:pPr>
        <w:pStyle w:val="8"/>
        <w:spacing w:after="0" w:line="440" w:lineRule="exact"/>
        <w:ind w:left="0" w:leftChars="0" w:firstLine="480" w:firstLineChars="200"/>
        <w:rPr>
          <w:rFonts w:ascii="仿宋" w:hAnsi="仿宋" w:eastAsia="仿宋"/>
          <w:sz w:val="24"/>
        </w:rPr>
      </w:pPr>
      <w:r>
        <w:rPr>
          <w:rFonts w:hint="eastAsia" w:ascii="仿宋" w:hAnsi="仿宋" w:eastAsia="仿宋"/>
          <w:sz w:val="24"/>
        </w:rPr>
        <w:t>腾讯云有权制定活动规则。参与推广活动的用户，应当阅读并理解活动规则，按照相应的规则获取、使用腾讯云服务。</w:t>
      </w:r>
      <w:r>
        <w:rPr>
          <w:rFonts w:ascii="仿宋" w:hAnsi="仿宋" w:eastAsia="仿宋"/>
          <w:sz w:val="24"/>
        </w:rPr>
        <w:t>此类活动系腾讯云在</w:t>
      </w:r>
      <w:r>
        <w:rPr>
          <w:rFonts w:hint="eastAsia" w:ascii="仿宋" w:hAnsi="仿宋" w:eastAsia="仿宋"/>
          <w:sz w:val="24"/>
        </w:rPr>
        <w:t>正常</w:t>
      </w:r>
      <w:r>
        <w:rPr>
          <w:rFonts w:ascii="仿宋" w:hAnsi="仿宋" w:eastAsia="仿宋"/>
          <w:sz w:val="24"/>
        </w:rPr>
        <w:t>服务价格之外的特别优惠</w:t>
      </w:r>
      <w:r>
        <w:rPr>
          <w:rFonts w:hint="eastAsia" w:ascii="仿宋" w:hAnsi="仿宋" w:eastAsia="仿宋"/>
          <w:sz w:val="24"/>
        </w:rPr>
        <w:t>，甲方理解，甲方获得的优惠权益，包括甲方在营销推广活动之外享受的腾讯云价格折扣优惠、服务优惠，不可同时叠加适用，也不得转让、不得要求腾讯云回购，活动规则和相关约定明示允许的除外。</w:t>
      </w:r>
    </w:p>
    <w:p w14:paraId="15E90273">
      <w:pPr>
        <w:pStyle w:val="8"/>
        <w:spacing w:after="0" w:line="440" w:lineRule="exact"/>
        <w:ind w:left="0" w:leftChars="0" w:firstLine="480" w:firstLineChars="200"/>
        <w:rPr>
          <w:rFonts w:ascii="仿宋" w:hAnsi="仿宋" w:eastAsia="仿宋"/>
          <w:sz w:val="24"/>
        </w:rPr>
      </w:pPr>
      <w:r>
        <w:rPr>
          <w:rFonts w:hint="eastAsia" w:ascii="仿宋" w:hAnsi="仿宋" w:eastAsia="仿宋"/>
          <w:sz w:val="24"/>
        </w:rPr>
        <w:t>3</w:t>
      </w:r>
      <w:r>
        <w:rPr>
          <w:rFonts w:ascii="仿宋" w:hAnsi="仿宋" w:eastAsia="仿宋"/>
          <w:sz w:val="24"/>
        </w:rPr>
        <w:t>.1.4</w:t>
      </w:r>
      <w:r>
        <w:rPr>
          <w:rFonts w:hint="eastAsia" w:ascii="仿宋" w:hAnsi="仿宋" w:eastAsia="仿宋"/>
          <w:sz w:val="24"/>
        </w:rPr>
        <w:t xml:space="preserve"> 腾讯云可能不时推出公测、内测等免费试用服务，甲方可以通过自愿申请等方式获取使用，并遵守本协议及免费服务的相关约定。甲方理解，该类免费服务通常不是长期或永久的，腾讯云不会对该类服务的可用性和可靠性作出承诺，也不会对甲方使用该类服务的结果承担任何责任。腾讯云保留对该</w:t>
      </w:r>
      <w:r>
        <w:rPr>
          <w:rFonts w:ascii="仿宋" w:hAnsi="仿宋" w:eastAsia="仿宋"/>
          <w:sz w:val="24"/>
        </w:rPr>
        <w:t>等免费服务</w:t>
      </w:r>
      <w:r>
        <w:rPr>
          <w:rFonts w:hint="eastAsia" w:ascii="仿宋" w:hAnsi="仿宋" w:eastAsia="仿宋"/>
          <w:sz w:val="24"/>
        </w:rPr>
        <w:t>作出可用性和可靠性承诺及</w:t>
      </w:r>
      <w:r>
        <w:rPr>
          <w:rFonts w:ascii="仿宋" w:hAnsi="仿宋" w:eastAsia="仿宋"/>
          <w:sz w:val="24"/>
        </w:rPr>
        <w:t>收取费用的可能性，收取服务费用之前，</w:t>
      </w:r>
      <w:r>
        <w:rPr>
          <w:rFonts w:hint="eastAsia" w:ascii="仿宋" w:hAnsi="仿宋" w:eastAsia="仿宋"/>
          <w:sz w:val="24"/>
        </w:rPr>
        <w:t>腾讯</w:t>
      </w:r>
      <w:r>
        <w:rPr>
          <w:rFonts w:ascii="仿宋" w:hAnsi="仿宋" w:eastAsia="仿宋"/>
          <w:sz w:val="24"/>
        </w:rPr>
        <w:t>云将另行通知甲方。</w:t>
      </w:r>
    </w:p>
    <w:p w14:paraId="270FABA7">
      <w:pPr>
        <w:pStyle w:val="8"/>
        <w:spacing w:after="0" w:line="440" w:lineRule="exact"/>
        <w:ind w:left="0" w:leftChars="0" w:firstLine="480" w:firstLineChars="200"/>
        <w:rPr>
          <w:rFonts w:ascii="仿宋" w:hAnsi="仿宋" w:eastAsia="仿宋"/>
          <w:sz w:val="24"/>
        </w:rPr>
      </w:pPr>
      <w:r>
        <w:rPr>
          <w:rFonts w:hint="eastAsia" w:ascii="仿宋" w:hAnsi="仿宋" w:eastAsia="仿宋"/>
          <w:sz w:val="24"/>
        </w:rPr>
        <w:t>3.2 服务费用</w:t>
      </w:r>
    </w:p>
    <w:p w14:paraId="1F38F026">
      <w:pPr>
        <w:pStyle w:val="8"/>
        <w:spacing w:after="0" w:line="440" w:lineRule="exact"/>
        <w:ind w:left="0" w:leftChars="0" w:firstLine="480" w:firstLineChars="200"/>
        <w:rPr>
          <w:rFonts w:ascii="仿宋" w:hAnsi="仿宋" w:eastAsia="仿宋"/>
          <w:sz w:val="24"/>
        </w:rPr>
      </w:pPr>
      <w:r>
        <w:rPr>
          <w:rFonts w:hint="eastAsia" w:ascii="仿宋" w:hAnsi="仿宋" w:eastAsia="仿宋"/>
          <w:sz w:val="24"/>
        </w:rPr>
        <w:t>3.2.1 甲方可以通过先付费或后付费的方式获取腾讯云服务，具体以甲方所购买的服务所支持的付费方式为准。</w:t>
      </w:r>
    </w:p>
    <w:p w14:paraId="6661AA68">
      <w:pPr>
        <w:pStyle w:val="8"/>
        <w:spacing w:after="0" w:line="440" w:lineRule="exact"/>
        <w:ind w:left="0" w:leftChars="0" w:firstLine="480" w:firstLineChars="200"/>
        <w:rPr>
          <w:rFonts w:ascii="仿宋" w:hAnsi="仿宋" w:eastAsia="仿宋"/>
          <w:sz w:val="24"/>
        </w:rPr>
      </w:pPr>
      <w:r>
        <w:rPr>
          <w:rFonts w:hint="eastAsia" w:ascii="仿宋" w:hAnsi="仿宋" w:eastAsia="仿宋"/>
          <w:sz w:val="24"/>
        </w:rPr>
        <w:t>先付费，或称“预付费”，甲方需要在提交订单并完成付费后，腾讯云才提供相应的服务；后付费，甲方先使用服务后支付费用，甲方需在按照</w:t>
      </w:r>
      <w:r>
        <w:rPr>
          <w:rFonts w:ascii="仿宋" w:hAnsi="仿宋" w:eastAsia="仿宋"/>
          <w:sz w:val="24"/>
        </w:rPr>
        <w:t>该服务的服务规则确定的付款期限内支付费用</w:t>
      </w:r>
      <w:r>
        <w:rPr>
          <w:rFonts w:hint="eastAsia" w:ascii="仿宋" w:hAnsi="仿宋" w:eastAsia="仿宋"/>
          <w:sz w:val="24"/>
        </w:rPr>
        <w:t>。</w:t>
      </w:r>
    </w:p>
    <w:p w14:paraId="4BD3585C">
      <w:pPr>
        <w:pStyle w:val="8"/>
        <w:spacing w:after="0" w:line="440" w:lineRule="exact"/>
        <w:ind w:left="0" w:leftChars="0" w:firstLine="480" w:firstLineChars="200"/>
        <w:rPr>
          <w:rFonts w:ascii="仿宋" w:hAnsi="仿宋" w:eastAsia="仿宋"/>
          <w:sz w:val="24"/>
        </w:rPr>
      </w:pPr>
      <w:r>
        <w:rPr>
          <w:rFonts w:ascii="仿宋" w:hAnsi="仿宋" w:eastAsia="仿宋"/>
          <w:sz w:val="24"/>
        </w:rPr>
        <w:t xml:space="preserve">3.2.2 </w:t>
      </w:r>
      <w:r>
        <w:rPr>
          <w:rFonts w:hint="eastAsia" w:ascii="仿宋" w:hAnsi="仿宋" w:eastAsia="仿宋"/>
          <w:sz w:val="24"/>
        </w:rPr>
        <w:t>基于甲方的商业信誉，甲方可能获得腾讯云给予甲方的“信用额度”，从而可以在额度内对一些需要先付费的服务享受“后付费”的便利。甲方理解，甲方所能获得腾讯云授予的信用额度视乎腾讯云对甲方的商业信誉评估而定，腾讯云有权对其进行调整。</w:t>
      </w:r>
    </w:p>
    <w:p w14:paraId="533C6489">
      <w:pPr>
        <w:pStyle w:val="8"/>
        <w:spacing w:after="0" w:line="440" w:lineRule="exact"/>
        <w:ind w:left="0" w:leftChars="0" w:firstLine="480" w:firstLineChars="200"/>
        <w:rPr>
          <w:rFonts w:ascii="仿宋" w:hAnsi="仿宋" w:eastAsia="仿宋"/>
          <w:sz w:val="24"/>
        </w:rPr>
      </w:pPr>
      <w:r>
        <w:rPr>
          <w:rFonts w:hint="eastAsia" w:ascii="仿宋" w:hAnsi="仿宋" w:eastAsia="仿宋"/>
          <w:sz w:val="24"/>
        </w:rPr>
        <w:t>3</w:t>
      </w:r>
      <w:r>
        <w:rPr>
          <w:rFonts w:ascii="仿宋" w:hAnsi="仿宋" w:eastAsia="仿宋"/>
          <w:sz w:val="24"/>
        </w:rPr>
        <w:t>.2.3</w:t>
      </w:r>
      <w:r>
        <w:rPr>
          <w:rFonts w:hint="eastAsia" w:ascii="仿宋" w:hAnsi="仿宋" w:eastAsia="仿宋"/>
          <w:sz w:val="24"/>
        </w:rPr>
        <w:t>无论先付费服务还是后付费服务，甲方与腾讯云就费用支付另有约定的，双方应优先遵循另行之约定。甲方在信用额度内订购腾讯云服务不影响甲方与腾讯云之间关于服务费用账期和结算的相关约定的执行。</w:t>
      </w:r>
    </w:p>
    <w:p w14:paraId="4EE9BC47">
      <w:pPr>
        <w:pStyle w:val="8"/>
        <w:spacing w:after="0" w:line="440" w:lineRule="exact"/>
        <w:ind w:left="0" w:leftChars="0" w:firstLine="480" w:firstLineChars="200"/>
        <w:rPr>
          <w:rFonts w:ascii="仿宋" w:hAnsi="仿宋" w:eastAsia="仿宋"/>
          <w:sz w:val="24"/>
        </w:rPr>
      </w:pPr>
      <w:commentRangeStart w:id="11"/>
      <w:r>
        <w:rPr>
          <w:rFonts w:ascii="仿宋" w:hAnsi="仿宋" w:eastAsia="仿宋"/>
          <w:sz w:val="24"/>
        </w:rPr>
        <w:t>3.2.4 甲方可以通过腾讯云账号查询已购买服务、费用支付及欠费情况。为避免甲方欠费影响服务连续性，腾讯云建议甲方适时查看甲方的账单及欠费通知，及时付费。腾讯云为甲方提供了在线付款、银行转账等多种方式的支付渠道，甲方可以选择适当方式进行支付，并注意预留合理时间确保支付到账。如果甲方发生欠费，腾讯云有权每天按照甲方欠费金额的万分之五的标准向甲方收取违约金。</w:t>
      </w:r>
      <w:commentRangeEnd w:id="11"/>
      <w:r>
        <w:commentReference w:id="11"/>
      </w:r>
    </w:p>
    <w:p w14:paraId="77E8C7D5">
      <w:pPr>
        <w:pStyle w:val="8"/>
        <w:spacing w:after="0" w:line="440" w:lineRule="exact"/>
        <w:ind w:left="0" w:leftChars="0" w:firstLine="480" w:firstLineChars="200"/>
        <w:rPr>
          <w:rFonts w:ascii="仿宋" w:hAnsi="仿宋" w:eastAsia="仿宋"/>
          <w:sz w:val="24"/>
        </w:rPr>
      </w:pPr>
      <w:r>
        <w:rPr>
          <w:rFonts w:hint="eastAsia" w:ascii="仿宋" w:hAnsi="仿宋" w:eastAsia="仿宋"/>
          <w:sz w:val="24"/>
        </w:rPr>
        <w:t>3</w:t>
      </w:r>
      <w:r>
        <w:rPr>
          <w:rFonts w:ascii="仿宋" w:hAnsi="仿宋" w:eastAsia="仿宋"/>
          <w:sz w:val="24"/>
        </w:rPr>
        <w:t>.2.5</w:t>
      </w:r>
      <w:r>
        <w:rPr>
          <w:rFonts w:hint="eastAsia" w:ascii="仿宋" w:hAnsi="仿宋" w:eastAsia="仿宋"/>
          <w:sz w:val="24"/>
        </w:rPr>
        <w:t>为便利甲方的操作，甲方可以对一些服务设置“自动续费”。自动续费是指甲方所购买腾讯云服务到期时，甲方的腾讯云账号内可用余额足够的，系统自动从甲方的账号中扣取下一续费周期的费用。</w:t>
      </w:r>
      <w:r>
        <w:rPr>
          <w:rFonts w:ascii="仿宋" w:hAnsi="仿宋" w:eastAsia="仿宋"/>
          <w:b/>
          <w:sz w:val="24"/>
        </w:rPr>
        <w:t>除另有明确约定</w:t>
      </w:r>
      <w:r>
        <w:rPr>
          <w:rFonts w:hint="eastAsia" w:ascii="仿宋" w:hAnsi="仿宋" w:eastAsia="仿宋"/>
          <w:b/>
          <w:sz w:val="24"/>
        </w:rPr>
        <w:t>外</w:t>
      </w:r>
      <w:r>
        <w:rPr>
          <w:rFonts w:ascii="仿宋" w:hAnsi="仿宋" w:eastAsia="仿宋"/>
          <w:b/>
          <w:sz w:val="24"/>
        </w:rPr>
        <w:t>，自动续费的价格为系统执行扣费当时的价格。</w:t>
      </w:r>
    </w:p>
    <w:p w14:paraId="384720A1">
      <w:pPr>
        <w:pStyle w:val="8"/>
        <w:spacing w:after="0" w:line="440" w:lineRule="exact"/>
        <w:ind w:left="0" w:leftChars="0" w:firstLine="480" w:firstLineChars="200"/>
        <w:rPr>
          <w:rFonts w:ascii="仿宋" w:hAnsi="仿宋" w:eastAsia="仿宋"/>
          <w:sz w:val="24"/>
        </w:rPr>
      </w:pPr>
      <w:r>
        <w:rPr>
          <w:rFonts w:hint="eastAsia" w:ascii="仿宋" w:hAnsi="仿宋" w:eastAsia="仿宋"/>
          <w:sz w:val="24"/>
        </w:rPr>
        <w:t>3</w:t>
      </w:r>
      <w:r>
        <w:rPr>
          <w:rFonts w:ascii="仿宋" w:hAnsi="仿宋" w:eastAsia="仿宋"/>
          <w:sz w:val="24"/>
        </w:rPr>
        <w:t xml:space="preserve">.2.6 </w:t>
      </w:r>
      <w:r>
        <w:rPr>
          <w:rFonts w:hint="eastAsia" w:ascii="仿宋" w:hAnsi="仿宋" w:eastAsia="仿宋"/>
          <w:sz w:val="24"/>
        </w:rPr>
        <w:t>鉴于腾讯云服务计费方式的多样性，请甲方购买服务时注意查看有关计费的说明，按需购买。某些类型、某些计费方式的服务，甲方一旦购买，即使甲方未实际使用，也需支付费用，包括不限于如下情形：</w:t>
      </w:r>
    </w:p>
    <w:p w14:paraId="1BBB89D8">
      <w:pPr>
        <w:pStyle w:val="8"/>
        <w:spacing w:after="0" w:line="440" w:lineRule="exact"/>
        <w:ind w:left="0" w:leftChars="0" w:firstLine="480" w:firstLineChars="200"/>
        <w:rPr>
          <w:rFonts w:ascii="仿宋" w:hAnsi="仿宋" w:eastAsia="仿宋"/>
          <w:sz w:val="24"/>
        </w:rPr>
      </w:pPr>
      <w:r>
        <w:rPr>
          <w:rFonts w:hint="eastAsia" w:ascii="仿宋" w:hAnsi="仿宋" w:eastAsia="仿宋"/>
          <w:sz w:val="24"/>
        </w:rPr>
        <w:t>（1）套餐类服务。该类服务中包括一项或若干项服务权益，并且有使用期限要求，使用期限届满后权益清零；</w:t>
      </w:r>
    </w:p>
    <w:p w14:paraId="04A3F6A5">
      <w:pPr>
        <w:pStyle w:val="8"/>
        <w:spacing w:after="0" w:line="440" w:lineRule="exact"/>
        <w:ind w:left="0" w:leftChars="0" w:firstLine="480" w:firstLineChars="200"/>
        <w:rPr>
          <w:rFonts w:ascii="仿宋" w:hAnsi="仿宋" w:eastAsia="仿宋"/>
          <w:sz w:val="24"/>
        </w:rPr>
      </w:pPr>
      <w:r>
        <w:rPr>
          <w:rFonts w:hint="eastAsia" w:ascii="仿宋" w:hAnsi="仿宋" w:eastAsia="仿宋"/>
          <w:sz w:val="24"/>
        </w:rPr>
        <w:t>（2）按时长计费的服务。购买含有按时长计费的服务后将获得期限内的服务，在期限内均应支付费用。</w:t>
      </w:r>
    </w:p>
    <w:p w14:paraId="2139BCE2">
      <w:pPr>
        <w:pStyle w:val="8"/>
        <w:spacing w:after="0" w:line="440" w:lineRule="exact"/>
        <w:ind w:left="0" w:leftChars="0" w:firstLine="480" w:firstLineChars="200"/>
        <w:rPr>
          <w:rFonts w:ascii="仿宋" w:hAnsi="仿宋" w:eastAsia="仿宋"/>
          <w:sz w:val="24"/>
        </w:rPr>
      </w:pPr>
      <w:r>
        <w:rPr>
          <w:rFonts w:hint="eastAsia" w:ascii="仿宋" w:hAnsi="仿宋" w:eastAsia="仿宋"/>
          <w:sz w:val="24"/>
        </w:rPr>
        <w:t>（3）基于规则或约定。例如服务规则已事先声明不可退费、或甲方已经向腾讯云承诺最低消耗金额。</w:t>
      </w:r>
    </w:p>
    <w:p w14:paraId="3F0FF2A2">
      <w:pPr>
        <w:pStyle w:val="8"/>
        <w:spacing w:after="0" w:line="440" w:lineRule="exact"/>
        <w:ind w:left="0" w:leftChars="0" w:firstLine="480" w:firstLineChars="200"/>
        <w:rPr>
          <w:rFonts w:ascii="仿宋" w:hAnsi="仿宋" w:eastAsia="仿宋"/>
          <w:sz w:val="24"/>
        </w:rPr>
      </w:pPr>
      <w:r>
        <w:rPr>
          <w:rFonts w:hint="eastAsia" w:ascii="仿宋" w:hAnsi="仿宋" w:eastAsia="仿宋"/>
          <w:sz w:val="24"/>
        </w:rPr>
        <w:t>若有的持续计费服务已并非甲方实际所需，腾讯云建议甲方自行巡查并关闭对应服务。</w:t>
      </w:r>
    </w:p>
    <w:p w14:paraId="61DC0418">
      <w:pPr>
        <w:pStyle w:val="8"/>
        <w:spacing w:after="0" w:line="440" w:lineRule="exact"/>
        <w:ind w:left="0" w:leftChars="0" w:firstLine="480" w:firstLineChars="200"/>
        <w:rPr>
          <w:rFonts w:ascii="仿宋" w:hAnsi="仿宋" w:eastAsia="仿宋"/>
          <w:sz w:val="24"/>
        </w:rPr>
      </w:pPr>
      <w:commentRangeStart w:id="12"/>
      <w:r>
        <w:rPr>
          <w:rFonts w:ascii="仿宋" w:hAnsi="仿宋" w:eastAsia="仿宋"/>
          <w:sz w:val="24"/>
        </w:rPr>
        <w:t>3.2.7甲方可以通过登陆腾讯云账号或事先指定的账单接收邮箱等途径查看甲方的费用消耗状况和账单。腾讯云在每个月度均会向甲方提供账单，该账单作为双方费用结算凭据，甲方对账单有异议的，应在收到账单后5个工作日内向腾讯云提出；甲方在前述期限内没有提出异议，则视为甲方已确认账单。对于甲方有异议的账单，由甲方和腾讯云双方进行核查，以核查后双方确认的账单为准。核查期间，甲方应先行支付无异议部分的金额。甲方不认可核查结果，但又没有确切证据证明账单计费有误的，则结算费用以腾讯云提供账单为准。</w:t>
      </w:r>
      <w:commentRangeEnd w:id="12"/>
      <w:r>
        <w:commentReference w:id="12"/>
      </w:r>
    </w:p>
    <w:p w14:paraId="5096055A">
      <w:pPr>
        <w:pStyle w:val="8"/>
        <w:spacing w:after="0" w:line="440" w:lineRule="exact"/>
        <w:ind w:left="0" w:leftChars="0" w:firstLine="480" w:firstLineChars="200"/>
        <w:rPr>
          <w:rFonts w:ascii="仿宋" w:hAnsi="仿宋" w:eastAsia="仿宋"/>
          <w:sz w:val="24"/>
        </w:rPr>
      </w:pPr>
      <w:r>
        <w:rPr>
          <w:rFonts w:ascii="仿宋" w:hAnsi="仿宋" w:eastAsia="仿宋"/>
          <w:sz w:val="24"/>
        </w:rPr>
        <w:t>3.2.8腾讯云将严格遵照国家税务规定向甲方开具合规的增值税发票。</w:t>
      </w:r>
    </w:p>
    <w:p w14:paraId="26583878">
      <w:pPr>
        <w:pStyle w:val="8"/>
        <w:spacing w:after="0" w:line="440" w:lineRule="exact"/>
        <w:ind w:left="0" w:leftChars="0" w:firstLine="480" w:firstLineChars="200"/>
        <w:rPr>
          <w:rFonts w:ascii="仿宋" w:hAnsi="仿宋" w:eastAsia="仿宋"/>
          <w:sz w:val="24"/>
        </w:rPr>
      </w:pPr>
      <w:r>
        <w:rPr>
          <w:rFonts w:ascii="仿宋" w:hAnsi="仿宋" w:eastAsia="仿宋"/>
          <w:sz w:val="24"/>
        </w:rPr>
        <w:t>如发生销售折让、销售退回或其他按照国家税务规定需要重新开票或开具红字发票的情况，甲方需退回腾讯云已开具的发票或提供开具红字专用发票的必要资料。具体按以下政策执行：</w:t>
      </w:r>
    </w:p>
    <w:p w14:paraId="217B2737">
      <w:pPr>
        <w:pStyle w:val="8"/>
        <w:spacing w:after="0" w:line="440" w:lineRule="exact"/>
        <w:ind w:left="0" w:leftChars="0" w:firstLine="480" w:firstLineChars="200"/>
        <w:rPr>
          <w:rFonts w:ascii="仿宋" w:hAnsi="仿宋" w:eastAsia="仿宋"/>
          <w:sz w:val="24"/>
        </w:rPr>
      </w:pPr>
      <w:r>
        <w:rPr>
          <w:rFonts w:ascii="仿宋" w:hAnsi="仿宋" w:eastAsia="仿宋"/>
          <w:sz w:val="24"/>
        </w:rPr>
        <w:t>（1）如果退票发生在发票开具当月且甲方尚未进行税务认证抵扣，甲方退回发票即可。</w:t>
      </w:r>
    </w:p>
    <w:p w14:paraId="0C9C37BC">
      <w:pPr>
        <w:pStyle w:val="8"/>
        <w:spacing w:after="0" w:line="440" w:lineRule="exact"/>
        <w:ind w:left="0" w:leftChars="0" w:firstLine="480" w:firstLineChars="200"/>
        <w:rPr>
          <w:rFonts w:ascii="仿宋" w:hAnsi="仿宋" w:eastAsia="仿宋"/>
          <w:sz w:val="24"/>
        </w:rPr>
      </w:pPr>
      <w:r>
        <w:rPr>
          <w:rFonts w:ascii="仿宋" w:hAnsi="仿宋" w:eastAsia="仿宋"/>
          <w:sz w:val="24"/>
        </w:rPr>
        <w:t>（2）如果甲方已就该发票进行税务认证抵扣，或者退票时间已超过开票当月，甲方应向腾讯云提供开具红字发票的必要资料，如《开具红字增值税专用发票信息表》等。</w:t>
      </w:r>
    </w:p>
    <w:p w14:paraId="6012D719">
      <w:pPr>
        <w:pStyle w:val="8"/>
        <w:spacing w:after="0" w:line="440" w:lineRule="exact"/>
        <w:ind w:left="0" w:leftChars="0" w:firstLine="480" w:firstLineChars="200"/>
        <w:rPr>
          <w:rFonts w:ascii="仿宋" w:hAnsi="仿宋" w:eastAsia="仿宋"/>
          <w:sz w:val="24"/>
        </w:rPr>
      </w:pPr>
      <w:r>
        <w:rPr>
          <w:rFonts w:ascii="仿宋" w:hAnsi="仿宋" w:eastAsia="仿宋"/>
          <w:sz w:val="24"/>
        </w:rPr>
        <w:t>（3）</w:t>
      </w:r>
      <w:r>
        <w:rPr>
          <w:rFonts w:hint="eastAsia" w:ascii="仿宋" w:hAnsi="仿宋" w:eastAsia="仿宋"/>
          <w:sz w:val="24"/>
        </w:rPr>
        <w:t>如果</w:t>
      </w:r>
      <w:r>
        <w:rPr>
          <w:rFonts w:ascii="仿宋" w:hAnsi="仿宋" w:eastAsia="仿宋"/>
          <w:sz w:val="24"/>
        </w:rPr>
        <w:t>腾讯云尚未开具发票或已开具发票但尚未交付给甲方，无需甲方提供发票相关资料。</w:t>
      </w:r>
    </w:p>
    <w:p w14:paraId="4DD2D5F0">
      <w:pPr>
        <w:pStyle w:val="8"/>
        <w:spacing w:after="0" w:line="440" w:lineRule="exact"/>
        <w:ind w:left="0" w:leftChars="0" w:firstLine="480" w:firstLineChars="200"/>
        <w:rPr>
          <w:rFonts w:ascii="仿宋" w:hAnsi="仿宋" w:eastAsia="仿宋"/>
          <w:sz w:val="24"/>
        </w:rPr>
      </w:pPr>
      <w:r>
        <w:rPr>
          <w:rFonts w:ascii="仿宋" w:hAnsi="仿宋" w:eastAsia="仿宋"/>
          <w:sz w:val="24"/>
        </w:rPr>
        <w:t>在完成上述</w:t>
      </w:r>
      <w:r>
        <w:rPr>
          <w:rFonts w:hint="eastAsia" w:ascii="仿宋" w:hAnsi="仿宋" w:eastAsia="仿宋"/>
          <w:sz w:val="24"/>
        </w:rPr>
        <w:t>操作后</w:t>
      </w:r>
      <w:r>
        <w:rPr>
          <w:rFonts w:ascii="仿宋" w:hAnsi="仿宋" w:eastAsia="仿宋"/>
          <w:sz w:val="24"/>
        </w:rPr>
        <w:t>，甲方可按照</w:t>
      </w:r>
      <w:r>
        <w:rPr>
          <w:rFonts w:hint="eastAsia" w:ascii="仿宋" w:hAnsi="仿宋" w:eastAsia="仿宋"/>
          <w:sz w:val="24"/>
        </w:rPr>
        <w:t>向</w:t>
      </w:r>
      <w:r>
        <w:rPr>
          <w:rFonts w:ascii="仿宋" w:hAnsi="仿宋" w:eastAsia="仿宋"/>
          <w:sz w:val="24"/>
        </w:rPr>
        <w:t>腾讯云的实际</w:t>
      </w:r>
      <w:r>
        <w:rPr>
          <w:rFonts w:hint="eastAsia" w:ascii="仿宋" w:hAnsi="仿宋" w:eastAsia="仿宋"/>
          <w:sz w:val="24"/>
        </w:rPr>
        <w:t>付款（应付款）</w:t>
      </w:r>
      <w:r>
        <w:rPr>
          <w:rFonts w:ascii="仿宋" w:hAnsi="仿宋" w:eastAsia="仿宋"/>
          <w:sz w:val="24"/>
        </w:rPr>
        <w:t>数额申请重新开具发票</w:t>
      </w:r>
      <w:r>
        <w:rPr>
          <w:rFonts w:hint="eastAsia" w:ascii="仿宋" w:hAnsi="仿宋" w:eastAsia="仿宋"/>
          <w:sz w:val="24"/>
        </w:rPr>
        <w:t>，双方办理相应的退款</w:t>
      </w:r>
      <w:r>
        <w:rPr>
          <w:rFonts w:ascii="仿宋" w:hAnsi="仿宋" w:eastAsia="仿宋"/>
          <w:sz w:val="24"/>
        </w:rPr>
        <w:t>。</w:t>
      </w:r>
      <w:r>
        <w:rPr>
          <w:rFonts w:hint="eastAsia" w:ascii="仿宋" w:hAnsi="仿宋" w:eastAsia="仿宋"/>
          <w:sz w:val="24"/>
        </w:rPr>
        <w:t>不符合</w:t>
      </w:r>
      <w:r>
        <w:rPr>
          <w:rFonts w:ascii="仿宋" w:hAnsi="仿宋" w:eastAsia="仿宋"/>
          <w:sz w:val="24"/>
        </w:rPr>
        <w:t>上述条件</w:t>
      </w:r>
      <w:r>
        <w:rPr>
          <w:rFonts w:hint="eastAsia" w:ascii="仿宋" w:hAnsi="仿宋" w:eastAsia="仿宋"/>
          <w:sz w:val="24"/>
        </w:rPr>
        <w:t>的</w:t>
      </w:r>
      <w:r>
        <w:rPr>
          <w:rFonts w:ascii="仿宋" w:hAnsi="仿宋" w:eastAsia="仿宋"/>
          <w:sz w:val="24"/>
        </w:rPr>
        <w:t>，则无法办理</w:t>
      </w:r>
      <w:r>
        <w:rPr>
          <w:rFonts w:hint="eastAsia" w:ascii="仿宋" w:hAnsi="仿宋" w:eastAsia="仿宋"/>
          <w:sz w:val="24"/>
        </w:rPr>
        <w:t>重新开票和</w:t>
      </w:r>
      <w:r>
        <w:rPr>
          <w:rFonts w:ascii="仿宋" w:hAnsi="仿宋" w:eastAsia="仿宋"/>
          <w:sz w:val="24"/>
        </w:rPr>
        <w:t>退款，腾讯云不就此承担任何责任。</w:t>
      </w:r>
    </w:p>
    <w:p w14:paraId="2C663BB2">
      <w:pPr>
        <w:pStyle w:val="8"/>
        <w:spacing w:after="0" w:line="440" w:lineRule="exact"/>
        <w:ind w:left="0" w:leftChars="0" w:firstLine="480" w:firstLineChars="200"/>
        <w:rPr>
          <w:rFonts w:ascii="仿宋" w:hAnsi="仿宋" w:eastAsia="仿宋"/>
          <w:sz w:val="24"/>
        </w:rPr>
      </w:pPr>
      <w:commentRangeStart w:id="13"/>
      <w:r>
        <w:rPr>
          <w:rFonts w:hint="eastAsia" w:ascii="仿宋" w:hAnsi="仿宋" w:eastAsia="仿宋"/>
          <w:sz w:val="24"/>
        </w:rPr>
        <w:t>3.2.9甲方应当及时、足额向腾讯云支付费用。甲方发生欠费时，腾讯云可能会向甲方发出合理的提示或催告。甲方未按约足额支付服务费用的，腾讯云除了可以要求甲方承担相应违约责任外，还有权随时直接采取暂停提供相应服务、终止提供相应服务措施。腾讯云因此终止甲方的服务，会向甲方发送必要的通知。</w:t>
      </w:r>
      <w:commentRangeEnd w:id="13"/>
      <w:r>
        <w:commentReference w:id="13"/>
      </w:r>
    </w:p>
    <w:p w14:paraId="690CD788">
      <w:pPr>
        <w:pStyle w:val="8"/>
        <w:spacing w:after="0" w:line="440" w:lineRule="exact"/>
        <w:ind w:left="0" w:leftChars="0" w:firstLine="480" w:firstLineChars="200"/>
        <w:rPr>
          <w:rFonts w:ascii="仿宋" w:hAnsi="仿宋" w:eastAsia="仿宋"/>
          <w:sz w:val="24"/>
        </w:rPr>
      </w:pPr>
      <w:r>
        <w:rPr>
          <w:rFonts w:hint="eastAsia" w:ascii="仿宋" w:hAnsi="仿宋" w:eastAsia="仿宋"/>
          <w:sz w:val="24"/>
        </w:rPr>
        <w:t>3</w:t>
      </w:r>
      <w:r>
        <w:rPr>
          <w:rFonts w:ascii="仿宋" w:hAnsi="仿宋" w:eastAsia="仿宋"/>
          <w:sz w:val="24"/>
        </w:rPr>
        <w:t>.2.10</w:t>
      </w:r>
      <w:r>
        <w:rPr>
          <w:rFonts w:hint="eastAsia" w:ascii="仿宋" w:hAnsi="仿宋" w:eastAsia="仿宋"/>
          <w:sz w:val="24"/>
        </w:rPr>
        <w:t>甲方名下有多个腾讯云账号的，每个腾讯云账号均是独立计费。甲方理解，如果甲方名下有的账号发生欠费，虽然腾讯云可能会给予甲方便利不影响甲方尚未欠费的账号的服务，但腾讯云始终保留对甲方所有腾讯云账号中的费用合并处置的权利。腾讯云有权将甲方账号内预缴尚未消耗的资金抵充甲方其他腾讯云账号欠费及甲方的其他应付费用，且甲方所有腾讯云账号内的资金不足以抵充甲方的欠费和其他应付费用的，对甲方所有腾讯云账号予以拒绝和终止服务。</w:t>
      </w:r>
    </w:p>
    <w:p w14:paraId="2CB55B44">
      <w:pPr>
        <w:pStyle w:val="8"/>
        <w:spacing w:after="0" w:line="440" w:lineRule="exact"/>
        <w:ind w:left="0" w:leftChars="0" w:firstLine="480" w:firstLineChars="200"/>
        <w:rPr>
          <w:rFonts w:ascii="仿宋" w:hAnsi="仿宋" w:eastAsia="仿宋"/>
          <w:sz w:val="24"/>
        </w:rPr>
      </w:pPr>
      <w:r>
        <w:rPr>
          <w:rFonts w:ascii="仿宋" w:hAnsi="仿宋" w:eastAsia="仿宋"/>
          <w:sz w:val="24"/>
        </w:rPr>
        <w:t>3.2.11</w:t>
      </w:r>
      <w:r>
        <w:rPr>
          <w:rFonts w:hint="eastAsia" w:ascii="仿宋" w:hAnsi="仿宋" w:eastAsia="仿宋"/>
          <w:sz w:val="24"/>
        </w:rPr>
        <w:t>甲方自行缴付腾讯云服务费用、委托他人缴付腾讯云服务费，或者他人为甲方的腾讯云账号缴付费用，均视为甲方的付费行为。如果甲方申请退还资金，须遵循腾讯云退还资金的规则，腾讯云根据退还规则优先原路退回资金。甲方理解，为履行预防和治理电信网络诈骗的义务，腾讯云有权对甲方缴付的来源可疑资金予以暂冻、原路退回或移送公安机关处理，此时遭受影响的资金被视为并未支付给腾讯云，甲方需要另行补足费用。</w:t>
      </w:r>
    </w:p>
    <w:p w14:paraId="447B17E5">
      <w:pPr>
        <w:pStyle w:val="8"/>
        <w:spacing w:after="0" w:line="440" w:lineRule="exact"/>
        <w:ind w:left="0" w:leftChars="0" w:firstLine="480" w:firstLineChars="200"/>
        <w:rPr>
          <w:rFonts w:ascii="仿宋" w:hAnsi="仿宋" w:eastAsia="仿宋"/>
          <w:sz w:val="24"/>
        </w:rPr>
      </w:pPr>
      <w:r>
        <w:rPr>
          <w:rFonts w:hint="eastAsia" w:ascii="仿宋" w:hAnsi="仿宋" w:eastAsia="仿宋"/>
          <w:sz w:val="24"/>
        </w:rPr>
        <w:t>3.3 服务支持</w:t>
      </w:r>
    </w:p>
    <w:p w14:paraId="41507E03">
      <w:pPr>
        <w:pStyle w:val="8"/>
        <w:spacing w:after="0" w:line="440" w:lineRule="exact"/>
        <w:ind w:left="0" w:leftChars="0" w:firstLine="480" w:firstLineChars="200"/>
        <w:rPr>
          <w:rFonts w:ascii="仿宋" w:hAnsi="仿宋" w:eastAsia="仿宋"/>
          <w:sz w:val="24"/>
        </w:rPr>
      </w:pPr>
      <w:r>
        <w:rPr>
          <w:rFonts w:hint="eastAsia" w:ascii="仿宋" w:hAnsi="仿宋" w:eastAsia="仿宋"/>
          <w:sz w:val="24"/>
        </w:rPr>
        <w:t>3.3.1 腾讯云向甲方提供售后服务。腾讯云提供7</w:t>
      </w:r>
      <w:r>
        <w:rPr>
          <w:rFonts w:ascii="仿宋" w:hAnsi="仿宋" w:eastAsia="仿宋"/>
          <w:sz w:val="24"/>
        </w:rPr>
        <w:t>*24</w:t>
      </w:r>
      <w:r>
        <w:rPr>
          <w:rFonts w:hint="eastAsia" w:ascii="仿宋" w:hAnsi="仿宋" w:eastAsia="仿宋"/>
          <w:sz w:val="24"/>
        </w:rPr>
        <w:t>小时的免费热线电话及在线工单咨询服务，协助甲方解答使用腾讯云服务过程中遇到的问题。同时，腾讯云还可为甲方提供免费或付费的技术服务，具体以腾讯云官方网站公布为准。</w:t>
      </w:r>
    </w:p>
    <w:p w14:paraId="47FF206A">
      <w:pPr>
        <w:pStyle w:val="8"/>
        <w:spacing w:after="0" w:line="440" w:lineRule="exact"/>
        <w:ind w:left="0" w:leftChars="0" w:firstLine="480" w:firstLineChars="200"/>
        <w:rPr>
          <w:rFonts w:ascii="仿宋" w:hAnsi="仿宋" w:eastAsia="仿宋"/>
          <w:sz w:val="24"/>
        </w:rPr>
      </w:pPr>
      <w:r>
        <w:rPr>
          <w:rFonts w:hint="eastAsia" w:ascii="仿宋" w:hAnsi="仿宋" w:eastAsia="仿宋"/>
          <w:sz w:val="24"/>
        </w:rPr>
        <w:t>3</w:t>
      </w:r>
      <w:r>
        <w:rPr>
          <w:rFonts w:ascii="仿宋" w:hAnsi="仿宋" w:eastAsia="仿宋"/>
          <w:sz w:val="24"/>
        </w:rPr>
        <w:t xml:space="preserve">.3.2 </w:t>
      </w:r>
      <w:r>
        <w:rPr>
          <w:rFonts w:hint="eastAsia" w:ascii="仿宋" w:hAnsi="仿宋" w:eastAsia="仿宋"/>
          <w:sz w:val="24"/>
        </w:rPr>
        <w:t>腾讯云可通过电话、短信、邮件等方式为甲方介绍和推荐腾讯云服务，具体是否需要推介服务及选用何种腾讯云服务，由甲方决定。</w:t>
      </w:r>
    </w:p>
    <w:p w14:paraId="218B6EDB">
      <w:pPr>
        <w:pStyle w:val="8"/>
        <w:spacing w:after="0" w:line="440" w:lineRule="exact"/>
        <w:ind w:left="0" w:leftChars="0" w:firstLine="480" w:firstLineChars="200"/>
        <w:rPr>
          <w:rFonts w:ascii="仿宋" w:hAnsi="仿宋" w:eastAsia="仿宋"/>
          <w:sz w:val="24"/>
        </w:rPr>
      </w:pPr>
      <w:r>
        <w:rPr>
          <w:rFonts w:hint="eastAsia" w:ascii="仿宋" w:hAnsi="仿宋" w:eastAsia="仿宋"/>
          <w:sz w:val="24"/>
        </w:rPr>
        <w:t>3</w:t>
      </w:r>
      <w:r>
        <w:rPr>
          <w:rFonts w:ascii="仿宋" w:hAnsi="仿宋" w:eastAsia="仿宋"/>
          <w:sz w:val="24"/>
        </w:rPr>
        <w:t xml:space="preserve">.3.3 </w:t>
      </w:r>
      <w:r>
        <w:rPr>
          <w:rFonts w:hint="eastAsia" w:ascii="仿宋" w:hAnsi="仿宋" w:eastAsia="仿宋"/>
          <w:sz w:val="24"/>
        </w:rPr>
        <w:t>腾讯云不断优化、提升、扩展现有服务，为甲方提供更丰富的服务类型和服务功能。甲方理解，新增或扩展的服务类型和服务功能，可能需要甲方额外支付费用才能使用。同时，腾讯云也有权对现行免费服务进行收费、对服务价格提升或降低，并且在价格调整时在腾讯云官网进行公告或向甲方发送通知，调整后的价格将在公告或通知确定的期限生效。双方另有约定除外。</w:t>
      </w:r>
    </w:p>
    <w:p w14:paraId="7D28940F">
      <w:pPr>
        <w:pStyle w:val="8"/>
        <w:spacing w:after="0" w:line="440" w:lineRule="exact"/>
        <w:ind w:left="0" w:leftChars="0" w:firstLine="480" w:firstLineChars="200"/>
        <w:rPr>
          <w:rFonts w:ascii="仿宋" w:hAnsi="仿宋" w:eastAsia="仿宋"/>
          <w:sz w:val="24"/>
        </w:rPr>
      </w:pPr>
      <w:r>
        <w:rPr>
          <w:rFonts w:ascii="仿宋" w:hAnsi="仿宋" w:eastAsia="仿宋"/>
          <w:sz w:val="24"/>
        </w:rPr>
        <w:t xml:space="preserve">3.3.4 </w:t>
      </w:r>
      <w:r>
        <w:rPr>
          <w:rFonts w:hint="eastAsia" w:ascii="仿宋" w:hAnsi="仿宋" w:eastAsia="仿宋"/>
          <w:sz w:val="24"/>
        </w:rPr>
        <w:t>腾讯云在服务规则约定范围内提供可用性保障。如果甲方对可用性的要求高于服务规则，甲方可以主动对自身系统进行高可用性的设置，或联系腾讯云提供协助或技术支持。</w:t>
      </w:r>
    </w:p>
    <w:p w14:paraId="18C4EEC0">
      <w:pPr>
        <w:pStyle w:val="8"/>
        <w:spacing w:after="0" w:line="440" w:lineRule="exact"/>
        <w:ind w:left="0" w:leftChars="0" w:firstLine="480" w:firstLineChars="200"/>
        <w:rPr>
          <w:rFonts w:ascii="仿宋" w:hAnsi="仿宋" w:eastAsia="仿宋"/>
          <w:sz w:val="24"/>
        </w:rPr>
      </w:pPr>
      <w:commentRangeStart w:id="14"/>
      <w:commentRangeEnd w:id="14"/>
      <w:r>
        <w:commentReference w:id="14"/>
      </w:r>
      <w:commentRangeStart w:id="15"/>
      <w:r>
        <w:t>3.3.5 甲方理解并同意，腾讯云的服务是按照现有技术和条件所能达到的现状提供的。腾讯云将尽合理的努力，并在适配的安全能力下确保服务的连贯性和安全性，但腾讯云不能保证其所提供的服务毫无瑕疵。因此，即使腾讯云提供的服务存在瑕疵，但若上述瑕疵是当时行业技术水平所无法避免的，其将不视为腾讯云违约，腾讯云也无需承担任何责任，双方应友好协作共同解决问题。</w:t>
      </w:r>
      <w:commentRangeEnd w:id="15"/>
      <w:r>
        <w:commentReference w:id="15"/>
      </w:r>
      <w:r>
        <w:rPr>
          <w:rFonts w:ascii="仿宋" w:hAnsi="仿宋" w:eastAsia="仿宋"/>
          <w:sz w:val="24"/>
        </w:rPr>
        <w:t/>
      </w:r>
    </w:p>
    <w:p w14:paraId="5607F36C">
      <w:pPr>
        <w:pStyle w:val="8"/>
        <w:spacing w:after="0" w:line="440" w:lineRule="exact"/>
        <w:ind w:left="0" w:leftChars="0" w:firstLine="480" w:firstLineChars="200"/>
        <w:rPr>
          <w:rFonts w:ascii="仿宋" w:hAnsi="仿宋" w:eastAsia="仿宋"/>
          <w:sz w:val="24"/>
        </w:rPr>
      </w:pPr>
      <w:r>
        <w:rPr>
          <w:rFonts w:hint="eastAsia" w:ascii="仿宋" w:hAnsi="仿宋" w:eastAsia="仿宋"/>
          <w:sz w:val="24"/>
        </w:rPr>
        <w:t>3.4 服务中止、变更、终止</w:t>
      </w:r>
    </w:p>
    <w:p w14:paraId="0A124E81">
      <w:pPr>
        <w:pStyle w:val="8"/>
        <w:spacing w:after="0" w:line="440" w:lineRule="exact"/>
        <w:ind w:left="0" w:leftChars="0" w:firstLine="480" w:firstLineChars="200"/>
        <w:rPr>
          <w:rFonts w:ascii="仿宋" w:hAnsi="仿宋" w:eastAsia="仿宋"/>
          <w:sz w:val="24"/>
        </w:rPr>
      </w:pPr>
      <w:r>
        <w:rPr>
          <w:rFonts w:ascii="仿宋" w:hAnsi="仿宋" w:eastAsia="仿宋"/>
          <w:sz w:val="24"/>
        </w:rPr>
        <w:t>3.4.1 为了向甲方提供更加完善的服务，腾讯云有权定期或不定期地对服务平台或相关设备、系统、软件等进行检修、维护、升级及优化等日常维护，可能导致甲方所使用服务短时间的中断或暂停。腾讯云无需就此中断或暂停向甲方承担责任，但是腾讯云应当在合理的时间内提前向甲方发送通知。</w:t>
      </w:r>
    </w:p>
    <w:p w14:paraId="54B9C316">
      <w:pPr>
        <w:pStyle w:val="8"/>
        <w:spacing w:after="0" w:line="440" w:lineRule="exact"/>
        <w:ind w:left="0" w:leftChars="0" w:firstLine="480" w:firstLineChars="200"/>
        <w:rPr>
          <w:rFonts w:ascii="仿宋" w:hAnsi="仿宋" w:eastAsia="仿宋"/>
          <w:sz w:val="24"/>
        </w:rPr>
      </w:pPr>
      <w:r>
        <w:rPr>
          <w:rFonts w:ascii="仿宋" w:hAnsi="仿宋" w:eastAsia="仿宋"/>
          <w:sz w:val="24"/>
        </w:rPr>
        <w:t>3.4.2腾讯云有权根据自身运营安排，对所提供的服务类型、服务功能进行调整和变更。前述调整和变更影响甲方使用腾讯云服务的，腾讯云会在调整和变更生效前的合理期限内提前向甲方发送通知。如果相关调整和变更将实质性减少甲方已购买的腾讯云服务的功能和权益，腾讯云会提供相应的调整方案</w:t>
      </w:r>
      <w:r>
        <w:rPr>
          <w:rFonts w:hint="eastAsia" w:ascii="仿宋" w:hAnsi="仿宋" w:eastAsia="仿宋"/>
          <w:sz w:val="24"/>
        </w:rPr>
        <w:t>，甲方对此有异议的应在腾讯云向甲方通知后的3</w:t>
      </w:r>
      <w:r>
        <w:rPr>
          <w:rFonts w:ascii="仿宋" w:hAnsi="仿宋" w:eastAsia="仿宋"/>
          <w:sz w:val="24"/>
        </w:rPr>
        <w:t>0</w:t>
      </w:r>
      <w:r>
        <w:rPr>
          <w:rFonts w:hint="eastAsia" w:ascii="仿宋" w:hAnsi="仿宋" w:eastAsia="仿宋"/>
          <w:sz w:val="24"/>
        </w:rPr>
        <w:t>日内提出</w:t>
      </w:r>
      <w:r>
        <w:rPr>
          <w:rFonts w:ascii="仿宋" w:hAnsi="仿宋" w:eastAsia="仿宋"/>
          <w:sz w:val="24"/>
        </w:rPr>
        <w:t>。</w:t>
      </w:r>
    </w:p>
    <w:p w14:paraId="757E0FB6">
      <w:pPr>
        <w:pStyle w:val="8"/>
        <w:spacing w:after="0" w:line="440" w:lineRule="exact"/>
        <w:ind w:left="0" w:leftChars="0" w:firstLine="480" w:firstLineChars="200"/>
        <w:rPr>
          <w:rFonts w:ascii="仿宋" w:hAnsi="仿宋" w:eastAsia="仿宋"/>
          <w:sz w:val="24"/>
        </w:rPr>
      </w:pPr>
      <w:r>
        <w:rPr>
          <w:rFonts w:ascii="仿宋" w:hAnsi="仿宋" w:eastAsia="仿宋"/>
          <w:sz w:val="24"/>
        </w:rPr>
        <w:t>3.4.3</w:t>
      </w:r>
      <w:r>
        <w:rPr>
          <w:rFonts w:hint="eastAsia" w:ascii="仿宋" w:hAnsi="仿宋" w:eastAsia="仿宋"/>
          <w:sz w:val="24"/>
        </w:rPr>
        <w:t>为保证服务的安全性和稳定性，腾讯云可能需要进行数据中心裁撤、改造、迁移、设备更换等重大调整。上述重大调整可能会影响甲方所使用服务，腾讯云将提前不少于</w:t>
      </w:r>
      <w:r>
        <w:rPr>
          <w:rFonts w:ascii="仿宋" w:hAnsi="仿宋" w:eastAsia="仿宋"/>
          <w:sz w:val="24"/>
        </w:rPr>
        <w:t>30</w:t>
      </w:r>
      <w:r>
        <w:rPr>
          <w:rFonts w:hint="eastAsia" w:ascii="仿宋" w:hAnsi="仿宋" w:eastAsia="仿宋"/>
          <w:sz w:val="24"/>
        </w:rPr>
        <w:t>天通知甲方，以便甲方可以迁移、调整甲方的业务系统。</w:t>
      </w:r>
      <w:r>
        <w:rPr>
          <w:rFonts w:ascii="仿宋" w:hAnsi="仿宋" w:eastAsia="仿宋"/>
          <w:sz w:val="24"/>
        </w:rPr>
        <w:t>甲方应积极配合进行相关数据的迁移工作</w:t>
      </w:r>
      <w:r>
        <w:rPr>
          <w:rFonts w:hint="eastAsia" w:ascii="仿宋" w:hAnsi="仿宋" w:eastAsia="仿宋"/>
          <w:sz w:val="24"/>
        </w:rPr>
        <w:t>。</w:t>
      </w:r>
      <w:r>
        <w:rPr>
          <w:rFonts w:ascii="仿宋" w:hAnsi="仿宋" w:eastAsia="仿宋"/>
          <w:sz w:val="24"/>
        </w:rPr>
        <w:t>甲方承诺在接到腾讯云通知后按照腾讯云规定的时间配合完成相应操作，否则因此造成甲方业务无法访问或其他问题的，相应后果由甲方自行承担</w:t>
      </w:r>
      <w:r>
        <w:rPr>
          <w:rFonts w:hint="eastAsia" w:ascii="仿宋" w:hAnsi="仿宋" w:eastAsia="仿宋"/>
          <w:sz w:val="24"/>
        </w:rPr>
        <w:t>。</w:t>
      </w:r>
    </w:p>
    <w:p w14:paraId="002DA877">
      <w:pPr>
        <w:pStyle w:val="8"/>
        <w:spacing w:after="0" w:line="440" w:lineRule="exact"/>
        <w:ind w:left="0" w:leftChars="0" w:firstLine="480" w:firstLineChars="200"/>
        <w:rPr>
          <w:rFonts w:ascii="仿宋" w:hAnsi="仿宋" w:eastAsia="仿宋"/>
          <w:sz w:val="24"/>
        </w:rPr>
      </w:pPr>
      <w:r>
        <w:rPr>
          <w:rFonts w:ascii="仿宋" w:hAnsi="仿宋" w:eastAsia="仿宋"/>
          <w:sz w:val="24"/>
        </w:rPr>
        <w:t>3.4.4</w:t>
      </w:r>
      <w:r>
        <w:rPr>
          <w:rFonts w:hint="eastAsia" w:ascii="仿宋" w:hAnsi="仿宋" w:eastAsia="仿宋"/>
          <w:sz w:val="24"/>
        </w:rPr>
        <w:t>甲方理解，腾讯云因执行法院、政府机构等有权机关的命令和监管指令所需，或者为处理腾讯云服务安全性或完整性之紧急事件或威胁，使得腾讯云需要中断向甲方提供服务，或者无法继续向甲方提供服务的，腾讯云将在受影响的范围内修改、限制、暂停或终止对甲方提供服务。</w:t>
      </w:r>
      <w:r>
        <w:rPr>
          <w:rFonts w:ascii="仿宋" w:hAnsi="仿宋" w:eastAsia="仿宋"/>
          <w:sz w:val="24"/>
        </w:rPr>
        <w:t>甲方理解，考虑到相关事件的紧迫性和特殊性，</w:t>
      </w:r>
      <w:r>
        <w:rPr>
          <w:rFonts w:hint="eastAsia" w:ascii="仿宋" w:hAnsi="仿宋" w:eastAsia="仿宋"/>
          <w:sz w:val="24"/>
        </w:rPr>
        <w:t>此时腾讯云可能会直接做出该等操作而不会事前通知。</w:t>
      </w:r>
    </w:p>
    <w:p w14:paraId="72A48DB5">
      <w:pPr>
        <w:pStyle w:val="8"/>
        <w:spacing w:after="0" w:line="440" w:lineRule="exact"/>
        <w:ind w:left="0" w:leftChars="0" w:firstLine="480" w:firstLineChars="200"/>
        <w:rPr>
          <w:rFonts w:ascii="仿宋" w:hAnsi="仿宋" w:eastAsia="仿宋"/>
          <w:sz w:val="24"/>
        </w:rPr>
      </w:pPr>
      <w:r>
        <w:rPr>
          <w:rFonts w:ascii="仿宋" w:hAnsi="仿宋" w:eastAsia="仿宋"/>
          <w:sz w:val="24"/>
        </w:rPr>
        <w:t>3.4.</w:t>
      </w:r>
      <w:r>
        <w:rPr>
          <w:rFonts w:hint="eastAsia" w:ascii="仿宋" w:hAnsi="仿宋" w:eastAsia="仿宋"/>
          <w:sz w:val="24"/>
        </w:rPr>
        <w:t>5</w:t>
      </w:r>
      <w:r>
        <w:rPr>
          <w:rFonts w:ascii="仿宋" w:hAnsi="仿宋" w:eastAsia="仿宋"/>
          <w:sz w:val="24"/>
        </w:rPr>
        <w:t xml:space="preserve"> </w:t>
      </w:r>
      <w:r>
        <w:rPr>
          <w:rFonts w:hint="eastAsia" w:ascii="仿宋" w:hAnsi="仿宋" w:eastAsia="仿宋"/>
          <w:sz w:val="24"/>
        </w:rPr>
        <w:t>甲方可以依据本协议及腾讯云服务规则终止甲方所开通的部分或全部腾讯云服务，甲方也可以注销甲方注册的全部腾讯云账号以终止腾讯云和甲方之间的服务关系。甲方应注意巡查和评估终止相关腾讯云服务对甲方的系统和运行业务的影响，以免造成损害。</w:t>
      </w:r>
    </w:p>
    <w:p w14:paraId="2DDD469A">
      <w:pPr>
        <w:pStyle w:val="8"/>
        <w:spacing w:after="0" w:line="440" w:lineRule="exact"/>
        <w:ind w:left="0" w:leftChars="0" w:firstLine="480" w:firstLineChars="200"/>
        <w:rPr>
          <w:rFonts w:ascii="仿宋" w:hAnsi="仿宋" w:eastAsia="仿宋"/>
          <w:sz w:val="24"/>
        </w:rPr>
      </w:pPr>
      <w:r>
        <w:rPr>
          <w:rFonts w:hint="eastAsia" w:ascii="仿宋" w:hAnsi="仿宋" w:eastAsia="仿宋"/>
          <w:sz w:val="24"/>
        </w:rPr>
        <w:t>3</w:t>
      </w:r>
      <w:r>
        <w:rPr>
          <w:rFonts w:ascii="仿宋" w:hAnsi="仿宋" w:eastAsia="仿宋"/>
          <w:sz w:val="24"/>
        </w:rPr>
        <w:t>.4.</w:t>
      </w:r>
      <w:r>
        <w:rPr>
          <w:rFonts w:hint="eastAsia" w:ascii="仿宋" w:hAnsi="仿宋" w:eastAsia="仿宋"/>
          <w:sz w:val="24"/>
        </w:rPr>
        <w:t>6</w:t>
      </w:r>
      <w:r>
        <w:rPr>
          <w:rFonts w:ascii="仿宋" w:hAnsi="仿宋" w:eastAsia="仿宋"/>
          <w:sz w:val="24"/>
        </w:rPr>
        <w:t xml:space="preserve"> </w:t>
      </w:r>
      <w:r>
        <w:rPr>
          <w:rFonts w:hint="eastAsia" w:ascii="仿宋" w:hAnsi="仿宋" w:eastAsia="仿宋"/>
          <w:sz w:val="24"/>
        </w:rPr>
        <w:t>服务到期或终止时，甲方在清偿所有服务费用，承担相应违约、赔偿责任后（若有），甲方可以对甲方的腾讯云账号下已预交但尚未消耗的资金申请退回。双方对费用清理另有约定的遵循约定处理。</w:t>
      </w:r>
    </w:p>
    <w:p w14:paraId="1CEA4EC0">
      <w:pPr>
        <w:pStyle w:val="3"/>
        <w:keepNext/>
        <w:keepLines/>
        <w:widowControl w:val="0"/>
        <w:adjustRightInd/>
        <w:snapToGrid/>
        <w:spacing w:before="0" w:beforeAutospacing="0" w:after="0" w:afterAutospacing="0" w:line="440" w:lineRule="exact"/>
        <w:jc w:val="both"/>
        <w:rPr>
          <w:rFonts w:ascii="仿宋" w:hAnsi="仿宋" w:eastAsia="仿宋" w:cs="Arial"/>
          <w:kern w:val="2"/>
          <w:sz w:val="32"/>
          <w:szCs w:val="32"/>
        </w:rPr>
      </w:pPr>
      <w:r>
        <w:rPr>
          <w:rFonts w:hint="eastAsia" w:ascii="仿宋" w:hAnsi="仿宋" w:eastAsia="仿宋" w:cs="Arial"/>
          <w:kern w:val="2"/>
          <w:sz w:val="32"/>
          <w:szCs w:val="32"/>
        </w:rPr>
        <w:t>第四条 第三方产品或服务</w:t>
      </w:r>
    </w:p>
    <w:p w14:paraId="63DBD631">
      <w:pPr>
        <w:pStyle w:val="8"/>
        <w:spacing w:after="0" w:line="440" w:lineRule="exact"/>
        <w:ind w:left="0" w:leftChars="0" w:firstLine="480" w:firstLineChars="200"/>
        <w:rPr>
          <w:rFonts w:ascii="仿宋" w:hAnsi="仿宋" w:eastAsia="仿宋"/>
          <w:sz w:val="24"/>
        </w:rPr>
      </w:pPr>
      <w:r>
        <w:rPr>
          <w:rFonts w:ascii="仿宋" w:hAnsi="仿宋" w:eastAsia="仿宋"/>
          <w:sz w:val="24"/>
        </w:rPr>
        <w:t>4</w:t>
      </w:r>
      <w:r>
        <w:rPr>
          <w:rFonts w:hint="eastAsia" w:ascii="仿宋" w:hAnsi="仿宋" w:eastAsia="仿宋"/>
          <w:sz w:val="24"/>
        </w:rPr>
        <w:t>.1 甲方可以通过腾讯云网站、腾讯云市场平台获取、使用第三方提供的产品或服务，此时第三方产品和服务的运营方与甲方建立相应的服务关系，并向甲方承担产品和服务的责任。腾讯云根据服务规则约定在自身责任范围内向甲方承担相应责任。</w:t>
      </w:r>
    </w:p>
    <w:p w14:paraId="03B509B8">
      <w:pPr>
        <w:pStyle w:val="8"/>
        <w:spacing w:after="0" w:line="440" w:lineRule="exact"/>
        <w:ind w:left="0" w:leftChars="0" w:firstLine="480" w:firstLineChars="200"/>
        <w:rPr>
          <w:rFonts w:ascii="仿宋" w:hAnsi="仿宋" w:eastAsia="仿宋"/>
          <w:sz w:val="24"/>
        </w:rPr>
      </w:pPr>
      <w:r>
        <w:rPr>
          <w:rFonts w:ascii="仿宋" w:hAnsi="仿宋" w:eastAsia="仿宋"/>
          <w:sz w:val="24"/>
        </w:rPr>
        <w:t>4.2</w:t>
      </w:r>
      <w:r>
        <w:rPr>
          <w:rFonts w:hint="eastAsia" w:ascii="仿宋" w:hAnsi="仿宋" w:eastAsia="仿宋"/>
          <w:sz w:val="24"/>
        </w:rPr>
        <w:t>本协议下部分服务可能由腾讯云的关联公司提供，腾讯云关联公司在遵守本协议的前提下，根据相关服务规则约定向甲方承担相应责任。</w:t>
      </w:r>
    </w:p>
    <w:p w14:paraId="53428B3E">
      <w:pPr>
        <w:pStyle w:val="8"/>
        <w:spacing w:after="0" w:line="440" w:lineRule="exact"/>
        <w:ind w:left="0" w:leftChars="0" w:firstLine="480" w:firstLineChars="200"/>
        <w:rPr>
          <w:rFonts w:ascii="仿宋" w:hAnsi="仿宋" w:eastAsia="仿宋"/>
          <w:sz w:val="24"/>
        </w:rPr>
      </w:pPr>
      <w:commentRangeStart w:id="16"/>
      <w:r>
        <w:rPr>
          <w:rFonts w:hint="eastAsia" w:ascii="仿宋" w:hAnsi="仿宋" w:eastAsia="仿宋"/>
          <w:sz w:val="24"/>
        </w:rPr>
        <w:t>因公司合并、分立、经营调整等原因，腾讯云可将本协议部分或全部权利义务转让予腾讯云关联公司或其他指定的第三方，腾讯云须提前通知甲方，并尽力确保不对甲方所使用的腾讯云服务产生不利影响。甲方对此有异议的可在收到通知后的30天内向腾讯云提出。在未获得甲方书面同意或者双方达成一致前，乙方擅自将本协议部分或者全部权利义务转让予其他第三方，甲方有权要求乙方承担违约责任。</w:t>
      </w:r>
      <w:commentRangeEnd w:id="16"/>
      <w:r>
        <w:commentReference w:id="16"/>
      </w:r>
    </w:p>
    <w:p w14:paraId="3AE4BA97">
      <w:pPr>
        <w:pStyle w:val="3"/>
        <w:keepNext/>
        <w:keepLines/>
        <w:widowControl w:val="0"/>
        <w:adjustRightInd/>
        <w:snapToGrid/>
        <w:spacing w:before="0" w:beforeAutospacing="0" w:after="0" w:afterAutospacing="0" w:line="440" w:lineRule="exact"/>
        <w:jc w:val="both"/>
        <w:rPr>
          <w:rFonts w:ascii="仿宋" w:hAnsi="仿宋" w:eastAsia="仿宋" w:cs="Arial"/>
          <w:kern w:val="2"/>
          <w:sz w:val="32"/>
          <w:szCs w:val="32"/>
        </w:rPr>
      </w:pPr>
      <w:r>
        <w:rPr>
          <w:rFonts w:hint="eastAsia" w:ascii="仿宋" w:hAnsi="仿宋" w:eastAsia="仿宋" w:cs="Arial"/>
          <w:kern w:val="2"/>
          <w:sz w:val="32"/>
          <w:szCs w:val="32"/>
        </w:rPr>
        <w:t>第五条 网络安全和网络秩序</w:t>
      </w:r>
    </w:p>
    <w:p w14:paraId="73D7105D">
      <w:pPr>
        <w:pStyle w:val="8"/>
        <w:spacing w:after="0" w:line="440" w:lineRule="exact"/>
        <w:ind w:left="0" w:leftChars="0" w:firstLine="480" w:firstLineChars="200"/>
        <w:rPr>
          <w:rFonts w:ascii="仿宋" w:hAnsi="仿宋" w:eastAsia="仿宋"/>
          <w:sz w:val="24"/>
        </w:rPr>
      </w:pPr>
      <w:r>
        <w:rPr>
          <w:rFonts w:ascii="仿宋" w:hAnsi="仿宋" w:eastAsia="仿宋"/>
          <w:sz w:val="24"/>
        </w:rPr>
        <w:t>5.1</w:t>
      </w:r>
      <w:r>
        <w:rPr>
          <w:rFonts w:hint="eastAsia" w:ascii="仿宋" w:hAnsi="仿宋" w:eastAsia="仿宋"/>
          <w:sz w:val="24"/>
        </w:rPr>
        <w:t>甲方和腾讯云均有义务遵守中华人民共和国法律法规及其他所适用的法令和监管政策，自觉维护网络安全和网络秩序。</w:t>
      </w:r>
    </w:p>
    <w:p w14:paraId="1C9BB400">
      <w:pPr>
        <w:pStyle w:val="8"/>
        <w:spacing w:after="0" w:line="440" w:lineRule="exact"/>
        <w:ind w:left="0" w:leftChars="0" w:firstLine="480" w:firstLineChars="200"/>
        <w:rPr>
          <w:rFonts w:ascii="仿宋" w:hAnsi="仿宋" w:eastAsia="仿宋"/>
          <w:sz w:val="24"/>
        </w:rPr>
      </w:pPr>
      <w:r>
        <w:rPr>
          <w:rFonts w:ascii="仿宋" w:hAnsi="仿宋" w:eastAsia="仿宋"/>
          <w:sz w:val="24"/>
        </w:rPr>
        <w:t>5</w:t>
      </w:r>
      <w:r>
        <w:rPr>
          <w:rFonts w:hint="eastAsia" w:ascii="仿宋" w:hAnsi="仿宋" w:eastAsia="仿宋"/>
          <w:sz w:val="24"/>
        </w:rPr>
        <w:t>.2甲方和腾讯云各自应对自身的网络连接、业务系统和计算机系统采取安全保护措施，预防安全漏洞风险，共同防范发生网络安全事件。当发生网络安全事件时，双方应在各自安全责任范围内承担责任。</w:t>
      </w:r>
    </w:p>
    <w:p w14:paraId="1C55335A">
      <w:pPr>
        <w:pStyle w:val="8"/>
        <w:spacing w:after="0" w:line="440" w:lineRule="exact"/>
        <w:ind w:left="0" w:leftChars="0" w:firstLine="480" w:firstLineChars="200"/>
        <w:rPr>
          <w:rFonts w:ascii="仿宋" w:hAnsi="仿宋" w:eastAsia="仿宋"/>
          <w:sz w:val="24"/>
        </w:rPr>
      </w:pPr>
      <w:r>
        <w:rPr>
          <w:rFonts w:hint="eastAsia" w:ascii="仿宋" w:hAnsi="仿宋" w:eastAsia="仿宋"/>
          <w:sz w:val="24"/>
        </w:rPr>
        <w:t>若甲方需要增强安全保护措施，甲方可以根据自身需求另行购买使用由腾讯云提供的安全保护产品和服务。甲方理解，使用安全保护产品和服务是提升计算机信息系统、设备安全性的必要措施，但腾讯云不能也无法保证甲方使用了腾讯云的安全保护产品和服务就能够绝对保障甲方的业务安全性。</w:t>
      </w:r>
    </w:p>
    <w:p w14:paraId="0B9FC4E3">
      <w:pPr>
        <w:pStyle w:val="8"/>
        <w:spacing w:after="0" w:line="440" w:lineRule="exact"/>
        <w:ind w:left="0" w:leftChars="0" w:firstLine="480" w:firstLineChars="200"/>
        <w:rPr>
          <w:rFonts w:ascii="仿宋" w:hAnsi="仿宋" w:eastAsia="仿宋"/>
          <w:sz w:val="24"/>
        </w:rPr>
      </w:pPr>
      <w:r>
        <w:rPr>
          <w:rFonts w:ascii="仿宋" w:hAnsi="仿宋" w:eastAsia="仿宋"/>
          <w:sz w:val="24"/>
        </w:rPr>
        <w:t>5.3</w:t>
      </w:r>
      <w:r>
        <w:rPr>
          <w:rFonts w:hint="eastAsia" w:ascii="仿宋" w:hAnsi="仿宋" w:eastAsia="仿宋"/>
          <w:sz w:val="24"/>
        </w:rPr>
        <w:t>腾讯云应根据法律法规的要求制定网络安全事件应急预案，及时处置腾讯云服务及服务所依托的相关业务系统、计算机系统的系统漏洞、计算机病毒、网络攻击、网络侵入等安全风险；在发生危害网络安全的事件时，立即启动应急预案，采取相应的补救措施。</w:t>
      </w:r>
    </w:p>
    <w:p w14:paraId="0B50ECFE">
      <w:pPr>
        <w:pStyle w:val="8"/>
        <w:spacing w:after="0" w:line="440" w:lineRule="exact"/>
        <w:ind w:left="0" w:leftChars="0" w:firstLine="480" w:firstLineChars="200"/>
        <w:rPr>
          <w:rFonts w:ascii="仿宋" w:hAnsi="仿宋" w:eastAsia="仿宋"/>
          <w:sz w:val="24"/>
        </w:rPr>
      </w:pPr>
      <w:r>
        <w:rPr>
          <w:rFonts w:ascii="仿宋" w:hAnsi="仿宋" w:eastAsia="仿宋"/>
          <w:sz w:val="24"/>
        </w:rPr>
        <w:t>5.4</w:t>
      </w:r>
      <w:r>
        <w:rPr>
          <w:rFonts w:hint="eastAsia" w:ascii="仿宋" w:hAnsi="仿宋" w:eastAsia="仿宋"/>
          <w:sz w:val="24"/>
        </w:rPr>
        <w:t>腾讯云履行信息网络安全管理法定义务。腾讯云一直致力于为用户提供文明健康、规范有序的网络环境，</w:t>
      </w:r>
      <w:r>
        <w:rPr>
          <w:rFonts w:ascii="仿宋" w:hAnsi="仿宋" w:eastAsia="仿宋"/>
          <w:sz w:val="24"/>
        </w:rPr>
        <w:t>对接入腾讯云平台的公共信息进行必要的巡查，使得腾讯云网络健康清朗，合规运行。</w:t>
      </w:r>
      <w:r>
        <w:rPr>
          <w:rFonts w:hint="eastAsia" w:ascii="仿宋" w:hAnsi="仿宋" w:eastAsia="仿宋"/>
          <w:sz w:val="24"/>
        </w:rPr>
        <w:t>甲方不得利用腾讯云服务制作、上传、复制、发布、传送、传播或者转载违反国家法律法规规定的内容，包括：</w:t>
      </w:r>
      <w:r>
        <w:rPr>
          <w:rFonts w:ascii="仿宋" w:hAnsi="仿宋" w:eastAsia="仿宋"/>
          <w:sz w:val="24"/>
        </w:rPr>
        <w:t xml:space="preserve"> </w:t>
      </w:r>
    </w:p>
    <w:p w14:paraId="3AA08C6A">
      <w:pPr>
        <w:pStyle w:val="8"/>
        <w:spacing w:after="0" w:line="440" w:lineRule="exact"/>
        <w:ind w:left="0" w:leftChars="0" w:firstLine="480" w:firstLineChars="200"/>
        <w:rPr>
          <w:rFonts w:ascii="仿宋" w:hAnsi="仿宋" w:eastAsia="仿宋"/>
          <w:sz w:val="24"/>
        </w:rPr>
      </w:pPr>
      <w:r>
        <w:rPr>
          <w:rFonts w:hint="eastAsia" w:ascii="仿宋" w:hAnsi="仿宋" w:eastAsia="仿宋"/>
          <w:sz w:val="24"/>
        </w:rPr>
        <w:t>（1）反对宪法所规定的基本原则的；</w:t>
      </w:r>
    </w:p>
    <w:p w14:paraId="3C378491">
      <w:pPr>
        <w:pStyle w:val="8"/>
        <w:spacing w:after="0" w:line="440" w:lineRule="exact"/>
        <w:ind w:left="0" w:leftChars="0" w:firstLine="480" w:firstLineChars="200"/>
        <w:rPr>
          <w:rFonts w:ascii="仿宋" w:hAnsi="仿宋" w:eastAsia="仿宋"/>
          <w:sz w:val="24"/>
        </w:rPr>
      </w:pPr>
      <w:r>
        <w:rPr>
          <w:rFonts w:hint="eastAsia" w:ascii="仿宋" w:hAnsi="仿宋" w:eastAsia="仿宋"/>
          <w:sz w:val="24"/>
        </w:rPr>
        <w:t>（2）危害国家安全，泄露国家秘密，颠覆国家政权，破坏国家统一的；</w:t>
      </w:r>
    </w:p>
    <w:p w14:paraId="38E58226">
      <w:pPr>
        <w:pStyle w:val="8"/>
        <w:spacing w:after="0" w:line="440" w:lineRule="exact"/>
        <w:ind w:left="0" w:leftChars="0" w:firstLine="480" w:firstLineChars="200"/>
        <w:rPr>
          <w:rFonts w:ascii="仿宋" w:hAnsi="仿宋" w:eastAsia="仿宋"/>
          <w:sz w:val="24"/>
        </w:rPr>
      </w:pPr>
      <w:r>
        <w:rPr>
          <w:rFonts w:hint="eastAsia" w:ascii="仿宋" w:hAnsi="仿宋" w:eastAsia="仿宋"/>
          <w:sz w:val="24"/>
        </w:rPr>
        <w:t>（3）损害国家荣誉和利益的；</w:t>
      </w:r>
    </w:p>
    <w:p w14:paraId="57BEAC9E">
      <w:pPr>
        <w:pStyle w:val="8"/>
        <w:spacing w:after="0" w:line="440" w:lineRule="exact"/>
        <w:ind w:left="0" w:leftChars="0" w:firstLine="480" w:firstLineChars="200"/>
        <w:rPr>
          <w:rFonts w:ascii="仿宋" w:hAnsi="仿宋" w:eastAsia="仿宋"/>
          <w:sz w:val="24"/>
        </w:rPr>
      </w:pPr>
      <w:r>
        <w:rPr>
          <w:rFonts w:hint="eastAsia" w:ascii="仿宋" w:hAnsi="仿宋" w:eastAsia="仿宋"/>
          <w:sz w:val="24"/>
        </w:rPr>
        <w:t>（4）</w:t>
      </w:r>
      <w:r>
        <w:rPr>
          <w:rFonts w:ascii="仿宋" w:hAnsi="仿宋" w:eastAsia="仿宋"/>
          <w:sz w:val="24"/>
        </w:rPr>
        <w:t>歪曲、丑化、亵渎、否定英雄烈士事迹和精神，以侮辱、诽谤或者其他方式侵害英雄烈士的姓名、肖像、名誉、荣誉的；</w:t>
      </w:r>
    </w:p>
    <w:p w14:paraId="48F107CF">
      <w:pPr>
        <w:pStyle w:val="8"/>
        <w:spacing w:after="0" w:line="440" w:lineRule="exact"/>
        <w:ind w:left="0" w:leftChars="0" w:firstLine="480" w:firstLineChars="200"/>
        <w:rPr>
          <w:rFonts w:ascii="仿宋" w:hAnsi="仿宋" w:eastAsia="仿宋"/>
          <w:sz w:val="24"/>
        </w:rPr>
      </w:pPr>
      <w:r>
        <w:rPr>
          <w:rFonts w:hint="eastAsia" w:ascii="仿宋" w:hAnsi="仿宋" w:eastAsia="仿宋"/>
          <w:sz w:val="24"/>
        </w:rPr>
        <w:t>（</w:t>
      </w:r>
      <w:r>
        <w:rPr>
          <w:rFonts w:ascii="仿宋" w:hAnsi="仿宋" w:eastAsia="仿宋"/>
          <w:sz w:val="24"/>
        </w:rPr>
        <w:t>5</w:t>
      </w:r>
      <w:r>
        <w:rPr>
          <w:rFonts w:hint="eastAsia" w:ascii="仿宋" w:hAnsi="仿宋" w:eastAsia="仿宋"/>
          <w:sz w:val="24"/>
        </w:rPr>
        <w:t>）</w:t>
      </w:r>
      <w:r>
        <w:rPr>
          <w:rFonts w:ascii="仿宋" w:hAnsi="仿宋" w:eastAsia="仿宋"/>
          <w:sz w:val="24"/>
        </w:rPr>
        <w:t>宣扬恐怖主义、极端主义或者煽动实施恐怖活动、极端主义活动的；</w:t>
      </w:r>
    </w:p>
    <w:p w14:paraId="61C564F1">
      <w:pPr>
        <w:pStyle w:val="8"/>
        <w:spacing w:after="0" w:line="440" w:lineRule="exact"/>
        <w:ind w:left="0" w:leftChars="0" w:firstLine="480" w:firstLineChars="200"/>
        <w:rPr>
          <w:rFonts w:ascii="仿宋" w:hAnsi="仿宋" w:eastAsia="仿宋"/>
          <w:sz w:val="24"/>
        </w:rPr>
      </w:pPr>
      <w:r>
        <w:rPr>
          <w:rFonts w:hint="eastAsia" w:ascii="仿宋" w:hAnsi="仿宋" w:eastAsia="仿宋"/>
          <w:sz w:val="24"/>
        </w:rPr>
        <w:t>（6）煽动民族仇恨、民族歧视，破坏民族团结的；</w:t>
      </w:r>
    </w:p>
    <w:p w14:paraId="6CBE5C19">
      <w:pPr>
        <w:pStyle w:val="8"/>
        <w:spacing w:after="0" w:line="440" w:lineRule="exact"/>
        <w:ind w:left="0" w:leftChars="0" w:firstLine="480" w:firstLineChars="200"/>
        <w:rPr>
          <w:rFonts w:ascii="仿宋" w:hAnsi="仿宋" w:eastAsia="仿宋"/>
          <w:sz w:val="24"/>
        </w:rPr>
      </w:pPr>
      <w:r>
        <w:rPr>
          <w:rFonts w:hint="eastAsia" w:ascii="仿宋" w:hAnsi="仿宋" w:eastAsia="仿宋"/>
          <w:sz w:val="24"/>
        </w:rPr>
        <w:t>（7）破坏国家宗教政策，宣扬邪教和封建迷信的；</w:t>
      </w:r>
    </w:p>
    <w:p w14:paraId="5DE01029">
      <w:pPr>
        <w:pStyle w:val="8"/>
        <w:spacing w:after="0" w:line="440" w:lineRule="exact"/>
        <w:ind w:left="0" w:leftChars="0" w:firstLine="480" w:firstLineChars="200"/>
        <w:rPr>
          <w:rFonts w:ascii="仿宋" w:hAnsi="仿宋" w:eastAsia="仿宋"/>
          <w:sz w:val="24"/>
        </w:rPr>
      </w:pPr>
      <w:r>
        <w:rPr>
          <w:rFonts w:hint="eastAsia" w:ascii="仿宋" w:hAnsi="仿宋" w:eastAsia="仿宋"/>
          <w:sz w:val="24"/>
        </w:rPr>
        <w:t>（</w:t>
      </w:r>
      <w:r>
        <w:rPr>
          <w:rFonts w:ascii="仿宋" w:hAnsi="仿宋" w:eastAsia="仿宋"/>
          <w:sz w:val="24"/>
        </w:rPr>
        <w:t>8</w:t>
      </w:r>
      <w:r>
        <w:rPr>
          <w:rFonts w:hint="eastAsia" w:ascii="仿宋" w:hAnsi="仿宋" w:eastAsia="仿宋"/>
          <w:sz w:val="24"/>
        </w:rPr>
        <w:t>）散布谣言，扰乱社会秩序，破坏社会稳定的；</w:t>
      </w:r>
    </w:p>
    <w:p w14:paraId="77D8D014">
      <w:pPr>
        <w:pStyle w:val="8"/>
        <w:spacing w:after="0" w:line="440" w:lineRule="exact"/>
        <w:ind w:left="0" w:leftChars="0" w:firstLine="480" w:firstLineChars="200"/>
        <w:rPr>
          <w:rFonts w:ascii="仿宋" w:hAnsi="仿宋" w:eastAsia="仿宋"/>
          <w:sz w:val="24"/>
        </w:rPr>
      </w:pPr>
      <w:r>
        <w:rPr>
          <w:rFonts w:hint="eastAsia" w:ascii="仿宋" w:hAnsi="仿宋" w:eastAsia="仿宋"/>
          <w:sz w:val="24"/>
        </w:rPr>
        <w:t>（9）散布淫秽、色情、赌博、暴力、凶杀、恐怖或教唆犯罪的；</w:t>
      </w:r>
    </w:p>
    <w:p w14:paraId="53B391A4">
      <w:pPr>
        <w:pStyle w:val="8"/>
        <w:spacing w:after="0" w:line="440" w:lineRule="exact"/>
        <w:ind w:left="0" w:leftChars="0" w:firstLine="480" w:firstLineChars="200"/>
        <w:rPr>
          <w:rFonts w:ascii="仿宋" w:hAnsi="仿宋" w:eastAsia="仿宋"/>
          <w:sz w:val="24"/>
        </w:rPr>
      </w:pPr>
      <w:r>
        <w:rPr>
          <w:rFonts w:hint="eastAsia" w:ascii="仿宋" w:hAnsi="仿宋" w:eastAsia="仿宋"/>
          <w:sz w:val="24"/>
        </w:rPr>
        <w:t>（1</w:t>
      </w:r>
      <w:r>
        <w:rPr>
          <w:rFonts w:ascii="仿宋" w:hAnsi="仿宋" w:eastAsia="仿宋"/>
          <w:sz w:val="24"/>
        </w:rPr>
        <w:t>0</w:t>
      </w:r>
      <w:r>
        <w:rPr>
          <w:rFonts w:hint="eastAsia" w:ascii="仿宋" w:hAnsi="仿宋" w:eastAsia="仿宋"/>
          <w:sz w:val="24"/>
        </w:rPr>
        <w:t>）侮辱或诽谤他人，侵害他人合法权益的；</w:t>
      </w:r>
    </w:p>
    <w:p w14:paraId="2AE71C84">
      <w:pPr>
        <w:pStyle w:val="8"/>
        <w:spacing w:after="0" w:line="440" w:lineRule="exact"/>
        <w:ind w:left="0" w:leftChars="0" w:firstLine="480" w:firstLineChars="200"/>
        <w:rPr>
          <w:rFonts w:ascii="仿宋" w:hAnsi="仿宋" w:eastAsia="仿宋"/>
          <w:sz w:val="24"/>
        </w:rPr>
      </w:pPr>
      <w:r>
        <w:rPr>
          <w:rFonts w:hint="eastAsia" w:ascii="仿宋" w:hAnsi="仿宋" w:eastAsia="仿宋"/>
          <w:sz w:val="24"/>
        </w:rPr>
        <w:t>（1</w:t>
      </w:r>
      <w:r>
        <w:rPr>
          <w:rFonts w:ascii="仿宋" w:hAnsi="仿宋" w:eastAsia="仿宋"/>
          <w:sz w:val="24"/>
        </w:rPr>
        <w:t>1</w:t>
      </w:r>
      <w:r>
        <w:rPr>
          <w:rFonts w:hint="eastAsia" w:ascii="仿宋" w:hAnsi="仿宋" w:eastAsia="仿宋"/>
          <w:sz w:val="24"/>
        </w:rPr>
        <w:t>）含有法律、行政法规禁止的其他内容的。</w:t>
      </w:r>
    </w:p>
    <w:p w14:paraId="7F3DC8EB">
      <w:pPr>
        <w:pStyle w:val="8"/>
        <w:spacing w:after="0" w:line="440" w:lineRule="exact"/>
        <w:ind w:left="0" w:leftChars="0" w:firstLine="480" w:firstLineChars="200"/>
        <w:rPr>
          <w:rFonts w:ascii="仿宋" w:hAnsi="仿宋" w:eastAsia="仿宋"/>
          <w:sz w:val="24"/>
        </w:rPr>
      </w:pPr>
      <w:r>
        <w:rPr>
          <w:rFonts w:hint="eastAsia" w:ascii="仿宋" w:hAnsi="仿宋" w:eastAsia="仿宋"/>
          <w:sz w:val="24"/>
        </w:rPr>
        <w:t>同时甲方需要进一步采取措施，防范和抵制含有下列内容的不良信息：</w:t>
      </w:r>
    </w:p>
    <w:p w14:paraId="0051DED4">
      <w:pPr>
        <w:pStyle w:val="8"/>
        <w:spacing w:after="0" w:line="440" w:lineRule="exact"/>
        <w:ind w:left="0" w:leftChars="0" w:firstLine="480" w:firstLineChars="200"/>
        <w:rPr>
          <w:rFonts w:ascii="仿宋" w:hAnsi="仿宋" w:eastAsia="仿宋"/>
          <w:sz w:val="24"/>
        </w:rPr>
      </w:pPr>
      <w:r>
        <w:rPr>
          <w:rFonts w:hint="eastAsia" w:ascii="仿宋" w:hAnsi="仿宋" w:eastAsia="仿宋"/>
          <w:sz w:val="24"/>
        </w:rPr>
        <w:t>（1）使用夸张标题，内容与标题严重不符的；</w:t>
      </w:r>
    </w:p>
    <w:p w14:paraId="5FDE1D71">
      <w:pPr>
        <w:pStyle w:val="8"/>
        <w:spacing w:after="0" w:line="440" w:lineRule="exact"/>
        <w:ind w:left="0" w:leftChars="0" w:firstLine="480" w:firstLineChars="200"/>
        <w:rPr>
          <w:rFonts w:ascii="仿宋" w:hAnsi="仿宋" w:eastAsia="仿宋"/>
          <w:sz w:val="24"/>
        </w:rPr>
      </w:pPr>
      <w:r>
        <w:rPr>
          <w:rFonts w:hint="eastAsia" w:ascii="仿宋" w:hAnsi="仿宋" w:eastAsia="仿宋"/>
          <w:sz w:val="24"/>
        </w:rPr>
        <w:t>（2）炒作绯闻、丑闻、劣迹等的；</w:t>
      </w:r>
    </w:p>
    <w:p w14:paraId="671C5B41">
      <w:pPr>
        <w:pStyle w:val="8"/>
        <w:spacing w:after="0" w:line="440" w:lineRule="exact"/>
        <w:ind w:left="0" w:leftChars="0" w:firstLine="480" w:firstLineChars="200"/>
        <w:rPr>
          <w:rFonts w:ascii="仿宋" w:hAnsi="仿宋" w:eastAsia="仿宋"/>
          <w:sz w:val="24"/>
        </w:rPr>
      </w:pPr>
      <w:r>
        <w:rPr>
          <w:rFonts w:hint="eastAsia" w:ascii="仿宋" w:hAnsi="仿宋" w:eastAsia="仿宋"/>
          <w:sz w:val="24"/>
        </w:rPr>
        <w:t>（3）不当评述自然灾害、重大事故等灾难的；</w:t>
      </w:r>
    </w:p>
    <w:p w14:paraId="45E5C7B8">
      <w:pPr>
        <w:pStyle w:val="8"/>
        <w:spacing w:after="0" w:line="440" w:lineRule="exact"/>
        <w:ind w:left="0" w:leftChars="0" w:firstLine="480" w:firstLineChars="200"/>
        <w:rPr>
          <w:rFonts w:ascii="仿宋" w:hAnsi="仿宋" w:eastAsia="仿宋"/>
          <w:sz w:val="24"/>
        </w:rPr>
      </w:pPr>
      <w:r>
        <w:rPr>
          <w:rFonts w:hint="eastAsia" w:ascii="仿宋" w:hAnsi="仿宋" w:eastAsia="仿宋"/>
          <w:sz w:val="24"/>
        </w:rPr>
        <w:t>（4）带有性暗示、性挑逗等易使人产生性联想的；</w:t>
      </w:r>
    </w:p>
    <w:p w14:paraId="1B2BC865">
      <w:pPr>
        <w:pStyle w:val="8"/>
        <w:spacing w:after="0" w:line="440" w:lineRule="exact"/>
        <w:ind w:left="0" w:leftChars="0" w:firstLine="480" w:firstLineChars="200"/>
        <w:rPr>
          <w:rFonts w:ascii="仿宋" w:hAnsi="仿宋" w:eastAsia="仿宋"/>
          <w:sz w:val="24"/>
        </w:rPr>
      </w:pPr>
      <w:r>
        <w:rPr>
          <w:rFonts w:hint="eastAsia" w:ascii="仿宋" w:hAnsi="仿宋" w:eastAsia="仿宋"/>
          <w:sz w:val="24"/>
        </w:rPr>
        <w:t>（5）展现血腥、惊悚、残忍等致人身心不适的；</w:t>
      </w:r>
    </w:p>
    <w:p w14:paraId="79B38967">
      <w:pPr>
        <w:pStyle w:val="8"/>
        <w:spacing w:after="0" w:line="440" w:lineRule="exact"/>
        <w:ind w:left="0" w:leftChars="0" w:firstLine="480" w:firstLineChars="200"/>
        <w:rPr>
          <w:rFonts w:ascii="仿宋" w:hAnsi="仿宋" w:eastAsia="仿宋"/>
          <w:sz w:val="24"/>
        </w:rPr>
      </w:pPr>
      <w:r>
        <w:rPr>
          <w:rFonts w:hint="eastAsia" w:ascii="仿宋" w:hAnsi="仿宋" w:eastAsia="仿宋"/>
          <w:sz w:val="24"/>
        </w:rPr>
        <w:t>（6）煽动人群歧视、地域歧视等的；</w:t>
      </w:r>
    </w:p>
    <w:p w14:paraId="77AB35E4">
      <w:pPr>
        <w:pStyle w:val="8"/>
        <w:spacing w:after="0" w:line="440" w:lineRule="exact"/>
        <w:ind w:left="0" w:leftChars="0" w:firstLine="480" w:firstLineChars="200"/>
        <w:rPr>
          <w:rFonts w:ascii="仿宋" w:hAnsi="仿宋" w:eastAsia="仿宋"/>
          <w:sz w:val="24"/>
        </w:rPr>
      </w:pPr>
      <w:r>
        <w:rPr>
          <w:rFonts w:hint="eastAsia" w:ascii="仿宋" w:hAnsi="仿宋" w:eastAsia="仿宋"/>
          <w:sz w:val="24"/>
        </w:rPr>
        <w:t>（7）宣扬低俗、庸俗、媚俗内容的；</w:t>
      </w:r>
    </w:p>
    <w:p w14:paraId="7E3F673B">
      <w:pPr>
        <w:pStyle w:val="8"/>
        <w:spacing w:after="0" w:line="440" w:lineRule="exact"/>
        <w:ind w:left="0" w:leftChars="0" w:firstLine="480" w:firstLineChars="200"/>
        <w:rPr>
          <w:rFonts w:ascii="仿宋" w:hAnsi="仿宋" w:eastAsia="仿宋"/>
          <w:sz w:val="24"/>
        </w:rPr>
      </w:pPr>
      <w:r>
        <w:rPr>
          <w:rFonts w:hint="eastAsia" w:ascii="仿宋" w:hAnsi="仿宋" w:eastAsia="仿宋"/>
          <w:sz w:val="24"/>
        </w:rPr>
        <w:t>（8）可能引发未成年人模仿不安全行为和违反社会公德行为、诱导未成年人不良嗜好等的；</w:t>
      </w:r>
    </w:p>
    <w:p w14:paraId="616848EE">
      <w:pPr>
        <w:pStyle w:val="8"/>
        <w:spacing w:after="0" w:line="440" w:lineRule="exact"/>
        <w:ind w:left="0" w:leftChars="0" w:firstLine="480" w:firstLineChars="200"/>
        <w:rPr>
          <w:rFonts w:ascii="仿宋" w:hAnsi="仿宋" w:eastAsia="仿宋"/>
          <w:sz w:val="24"/>
        </w:rPr>
      </w:pPr>
      <w:r>
        <w:rPr>
          <w:rFonts w:hint="eastAsia" w:ascii="仿宋" w:hAnsi="仿宋" w:eastAsia="仿宋"/>
          <w:sz w:val="24"/>
        </w:rPr>
        <w:t>（</w:t>
      </w:r>
      <w:r>
        <w:rPr>
          <w:rFonts w:ascii="仿宋" w:hAnsi="仿宋" w:eastAsia="仿宋"/>
          <w:sz w:val="24"/>
        </w:rPr>
        <w:t>9</w:t>
      </w:r>
      <w:r>
        <w:rPr>
          <w:rFonts w:hint="eastAsia" w:ascii="仿宋" w:hAnsi="仿宋" w:eastAsia="仿宋"/>
          <w:sz w:val="24"/>
        </w:rPr>
        <w:t>）煽动非法集会、结社、游行、示威、聚众扰乱社会秩序的；</w:t>
      </w:r>
    </w:p>
    <w:p w14:paraId="78C2AE18">
      <w:pPr>
        <w:pStyle w:val="8"/>
        <w:spacing w:after="0" w:line="440" w:lineRule="exact"/>
        <w:ind w:left="0" w:leftChars="0" w:firstLine="480" w:firstLineChars="200"/>
        <w:rPr>
          <w:rFonts w:ascii="仿宋" w:hAnsi="仿宋" w:eastAsia="仿宋"/>
          <w:sz w:val="24"/>
        </w:rPr>
      </w:pPr>
      <w:r>
        <w:rPr>
          <w:rFonts w:hint="eastAsia" w:ascii="仿宋" w:hAnsi="仿宋" w:eastAsia="仿宋"/>
          <w:sz w:val="24"/>
        </w:rPr>
        <w:t>（</w:t>
      </w:r>
      <w:r>
        <w:rPr>
          <w:rFonts w:ascii="仿宋" w:hAnsi="仿宋" w:eastAsia="仿宋"/>
          <w:sz w:val="24"/>
        </w:rPr>
        <w:t>10</w:t>
      </w:r>
      <w:r>
        <w:rPr>
          <w:rFonts w:hint="eastAsia" w:ascii="仿宋" w:hAnsi="仿宋" w:eastAsia="仿宋"/>
          <w:sz w:val="24"/>
        </w:rPr>
        <w:t>）以非法民间组织名义活动的；</w:t>
      </w:r>
    </w:p>
    <w:p w14:paraId="5F9DD48A">
      <w:pPr>
        <w:pStyle w:val="8"/>
        <w:spacing w:after="0" w:line="440" w:lineRule="exact"/>
        <w:ind w:left="0" w:leftChars="0" w:firstLine="480" w:firstLineChars="200"/>
        <w:rPr>
          <w:rFonts w:ascii="仿宋" w:hAnsi="仿宋" w:eastAsia="仿宋"/>
          <w:sz w:val="24"/>
        </w:rPr>
      </w:pPr>
      <w:r>
        <w:rPr>
          <w:rFonts w:hint="eastAsia" w:ascii="仿宋" w:hAnsi="仿宋" w:eastAsia="仿宋"/>
          <w:sz w:val="24"/>
        </w:rPr>
        <w:t>（</w:t>
      </w:r>
      <w:r>
        <w:rPr>
          <w:rFonts w:ascii="仿宋" w:hAnsi="仿宋" w:eastAsia="仿宋"/>
          <w:sz w:val="24"/>
        </w:rPr>
        <w:t>11</w:t>
      </w:r>
      <w:r>
        <w:rPr>
          <w:rFonts w:hint="eastAsia" w:ascii="仿宋" w:hAnsi="仿宋" w:eastAsia="仿宋"/>
          <w:sz w:val="24"/>
        </w:rPr>
        <w:t>）其他对网络生态造成不良影响的内容。</w:t>
      </w:r>
    </w:p>
    <w:p w14:paraId="44EF9BDB">
      <w:pPr>
        <w:pStyle w:val="8"/>
        <w:spacing w:after="0" w:line="440" w:lineRule="exact"/>
        <w:ind w:left="0" w:leftChars="0" w:firstLine="480" w:firstLineChars="200"/>
        <w:rPr>
          <w:rFonts w:ascii="仿宋" w:hAnsi="仿宋" w:eastAsia="仿宋"/>
          <w:sz w:val="24"/>
        </w:rPr>
      </w:pPr>
      <w:r>
        <w:rPr>
          <w:rFonts w:hint="eastAsia" w:ascii="仿宋" w:hAnsi="仿宋" w:eastAsia="仿宋"/>
          <w:sz w:val="24"/>
        </w:rPr>
        <w:t>5</w:t>
      </w:r>
      <w:r>
        <w:rPr>
          <w:rFonts w:ascii="仿宋" w:hAnsi="仿宋" w:eastAsia="仿宋"/>
          <w:sz w:val="24"/>
        </w:rPr>
        <w:t>.5</w:t>
      </w:r>
      <w:r>
        <w:rPr>
          <w:rFonts w:hint="eastAsia" w:ascii="仿宋" w:hAnsi="仿宋" w:eastAsia="仿宋"/>
          <w:sz w:val="24"/>
        </w:rPr>
        <w:t>腾讯云依照有关规定，建立对利用腾讯云服务从事涉电信网络诈骗活动及支持、帮助行为进行监测识别和处置的机制。腾讯云发现涉诈违法犯罪线索、风险信息的，依照有关规定移送相关部门，并依法为相关部门办理电信网络诈骗案件调取证据提供技术支持和协助。</w:t>
      </w:r>
    </w:p>
    <w:p w14:paraId="373B05B6">
      <w:pPr>
        <w:pStyle w:val="8"/>
        <w:spacing w:after="0" w:line="440" w:lineRule="exact"/>
        <w:ind w:left="0" w:leftChars="0" w:firstLine="480" w:firstLineChars="200"/>
        <w:rPr>
          <w:rFonts w:ascii="仿宋" w:hAnsi="仿宋" w:eastAsia="仿宋"/>
          <w:sz w:val="24"/>
        </w:rPr>
      </w:pPr>
      <w:r>
        <w:rPr>
          <w:rFonts w:ascii="仿宋" w:hAnsi="仿宋" w:eastAsia="仿宋"/>
          <w:sz w:val="24"/>
        </w:rPr>
        <w:t>5.6</w:t>
      </w:r>
      <w:r>
        <w:rPr>
          <w:rFonts w:hint="eastAsia" w:ascii="仿宋" w:hAnsi="仿宋" w:eastAsia="仿宋"/>
          <w:sz w:val="24"/>
        </w:rPr>
        <w:t>甲方应遵循所适用法律对甲方的规范和要求。甲方在中华人民共和国境内从事互联网服务、增值电信业务，应按照国家规定取得相应的许可或进行备案，并对自己的网站内容、服务内容的合法性承担责任。</w:t>
      </w:r>
    </w:p>
    <w:p w14:paraId="6E56F932">
      <w:pPr>
        <w:pStyle w:val="8"/>
        <w:spacing w:after="0" w:line="440" w:lineRule="exact"/>
        <w:ind w:left="0" w:leftChars="0" w:firstLine="480" w:firstLineChars="200"/>
        <w:rPr>
          <w:rFonts w:ascii="仿宋" w:hAnsi="仿宋" w:eastAsia="仿宋"/>
          <w:sz w:val="24"/>
        </w:rPr>
      </w:pPr>
      <w:r>
        <w:rPr>
          <w:rFonts w:ascii="仿宋" w:hAnsi="仿宋" w:eastAsia="仿宋"/>
          <w:sz w:val="24"/>
        </w:rPr>
        <w:t>5.7</w:t>
      </w:r>
      <w:r>
        <w:rPr>
          <w:rFonts w:hint="eastAsia" w:ascii="仿宋" w:hAnsi="仿宋" w:eastAsia="仿宋"/>
          <w:sz w:val="24"/>
        </w:rPr>
        <w:t>甲方应合法使用腾讯云服务。甲方不得从事违法、犯罪活动，也不得利用腾讯云服务为他人的违法、犯罪活动提供帮助或便利。甲方不得从事如下危害网络安全和网络秩序的行为：</w:t>
      </w:r>
    </w:p>
    <w:p w14:paraId="19A2EA74">
      <w:pPr>
        <w:pStyle w:val="8"/>
        <w:spacing w:after="0" w:line="440" w:lineRule="exact"/>
        <w:ind w:left="0" w:leftChars="0" w:firstLine="480" w:firstLineChars="200"/>
        <w:rPr>
          <w:rFonts w:ascii="仿宋" w:hAnsi="仿宋" w:eastAsia="仿宋"/>
          <w:sz w:val="24"/>
        </w:rPr>
      </w:pPr>
      <w:r>
        <w:rPr>
          <w:rFonts w:hint="eastAsia" w:ascii="仿宋" w:hAnsi="仿宋" w:eastAsia="仿宋"/>
          <w:sz w:val="24"/>
        </w:rPr>
        <w:t>（</w:t>
      </w:r>
      <w:r>
        <w:rPr>
          <w:rFonts w:ascii="仿宋" w:hAnsi="仿宋" w:eastAsia="仿宋"/>
          <w:sz w:val="24"/>
        </w:rPr>
        <w:t>1</w:t>
      </w:r>
      <w:r>
        <w:rPr>
          <w:rFonts w:hint="eastAsia" w:ascii="仿宋" w:hAnsi="仿宋" w:eastAsia="仿宋"/>
          <w:sz w:val="24"/>
        </w:rPr>
        <w:t>）从事非法侵入他人网络、干扰他人网络正常功能、窃取网络数据等危害网络安全的活动；</w:t>
      </w:r>
    </w:p>
    <w:p w14:paraId="1A091E36">
      <w:pPr>
        <w:pStyle w:val="8"/>
        <w:spacing w:after="0" w:line="440" w:lineRule="exact"/>
        <w:ind w:left="0" w:leftChars="0" w:firstLine="480" w:firstLineChars="200"/>
        <w:rPr>
          <w:rFonts w:ascii="仿宋" w:hAnsi="仿宋" w:eastAsia="仿宋"/>
          <w:sz w:val="24"/>
        </w:rPr>
      </w:pPr>
      <w:r>
        <w:rPr>
          <w:rFonts w:hint="eastAsia" w:ascii="仿宋" w:hAnsi="仿宋" w:eastAsia="仿宋"/>
          <w:sz w:val="24"/>
        </w:rPr>
        <w:t>（</w:t>
      </w:r>
      <w:r>
        <w:rPr>
          <w:rFonts w:ascii="仿宋" w:hAnsi="仿宋" w:eastAsia="仿宋"/>
          <w:sz w:val="24"/>
        </w:rPr>
        <w:t>2</w:t>
      </w:r>
      <w:r>
        <w:rPr>
          <w:rFonts w:hint="eastAsia" w:ascii="仿宋" w:hAnsi="仿宋" w:eastAsia="仿宋"/>
          <w:sz w:val="24"/>
        </w:rPr>
        <w:t>）提供专门用于从事侵入网络、干扰网络正常功能及防护措施、窃取网络数据等危害网络安全活动的程序、工具；</w:t>
      </w:r>
    </w:p>
    <w:p w14:paraId="6AD8CEB0">
      <w:pPr>
        <w:pStyle w:val="8"/>
        <w:spacing w:after="0" w:line="440" w:lineRule="exact"/>
        <w:ind w:left="0" w:leftChars="0" w:firstLine="480" w:firstLineChars="200"/>
        <w:rPr>
          <w:rFonts w:ascii="仿宋" w:hAnsi="仿宋" w:eastAsia="仿宋"/>
          <w:sz w:val="24"/>
        </w:rPr>
      </w:pPr>
      <w:r>
        <w:rPr>
          <w:rFonts w:hint="eastAsia" w:ascii="仿宋" w:hAnsi="仿宋" w:eastAsia="仿宋"/>
          <w:sz w:val="24"/>
        </w:rPr>
        <w:t>（</w:t>
      </w:r>
      <w:r>
        <w:rPr>
          <w:rFonts w:ascii="仿宋" w:hAnsi="仿宋" w:eastAsia="仿宋"/>
          <w:sz w:val="24"/>
        </w:rPr>
        <w:t>3</w:t>
      </w:r>
      <w:r>
        <w:rPr>
          <w:rFonts w:hint="eastAsia" w:ascii="仿宋" w:hAnsi="仿宋" w:eastAsia="仿宋"/>
          <w:sz w:val="24"/>
        </w:rPr>
        <w:t>）实施电信网络诈骗行为等网络违法行为；</w:t>
      </w:r>
    </w:p>
    <w:p w14:paraId="1A7E244F">
      <w:pPr>
        <w:pStyle w:val="8"/>
        <w:spacing w:after="0" w:line="440" w:lineRule="exact"/>
        <w:ind w:left="0" w:leftChars="0" w:firstLine="480" w:firstLineChars="200"/>
        <w:rPr>
          <w:rFonts w:ascii="仿宋" w:hAnsi="仿宋" w:eastAsia="仿宋"/>
          <w:sz w:val="24"/>
        </w:rPr>
      </w:pPr>
      <w:r>
        <w:rPr>
          <w:rFonts w:hint="eastAsia" w:ascii="仿宋" w:hAnsi="仿宋" w:eastAsia="仿宋"/>
          <w:sz w:val="24"/>
        </w:rPr>
        <w:t>（</w:t>
      </w:r>
      <w:r>
        <w:rPr>
          <w:rFonts w:ascii="仿宋" w:hAnsi="仿宋" w:eastAsia="仿宋"/>
          <w:sz w:val="24"/>
        </w:rPr>
        <w:t>4</w:t>
      </w:r>
      <w:r>
        <w:rPr>
          <w:rFonts w:hint="eastAsia" w:ascii="仿宋" w:hAnsi="仿宋" w:eastAsia="仿宋"/>
          <w:sz w:val="24"/>
        </w:rPr>
        <w:t>）明知他人从事危害网络安全的活动、电信网络诈骗活动及其他网络违法行为，为其提供技术支持、广告推广、支付结算等帮助；</w:t>
      </w:r>
    </w:p>
    <w:p w14:paraId="7443B39A">
      <w:pPr>
        <w:pStyle w:val="8"/>
        <w:spacing w:after="0" w:line="440" w:lineRule="exact"/>
        <w:ind w:left="0" w:leftChars="0" w:firstLine="480" w:firstLineChars="200"/>
        <w:rPr>
          <w:rFonts w:ascii="仿宋" w:hAnsi="仿宋" w:eastAsia="仿宋"/>
          <w:sz w:val="24"/>
        </w:rPr>
      </w:pPr>
      <w:r>
        <w:rPr>
          <w:rFonts w:hint="eastAsia" w:ascii="仿宋" w:hAnsi="仿宋" w:eastAsia="仿宋"/>
          <w:sz w:val="24"/>
        </w:rPr>
        <w:t>（</w:t>
      </w:r>
      <w:r>
        <w:rPr>
          <w:rFonts w:ascii="仿宋" w:hAnsi="仿宋" w:eastAsia="仿宋"/>
          <w:sz w:val="24"/>
        </w:rPr>
        <w:t>5</w:t>
      </w:r>
      <w:r>
        <w:rPr>
          <w:rFonts w:hint="eastAsia" w:ascii="仿宋" w:hAnsi="仿宋" w:eastAsia="仿宋"/>
          <w:sz w:val="24"/>
        </w:rPr>
        <w:t>）其他破坏互联网安全和秩序的行为。</w:t>
      </w:r>
    </w:p>
    <w:p w14:paraId="644E1108">
      <w:pPr>
        <w:pStyle w:val="8"/>
        <w:spacing w:after="0" w:line="440" w:lineRule="exact"/>
        <w:ind w:left="0" w:leftChars="0" w:firstLine="480" w:firstLineChars="200"/>
        <w:rPr>
          <w:rFonts w:ascii="仿宋" w:hAnsi="仿宋" w:eastAsia="仿宋"/>
          <w:sz w:val="24"/>
        </w:rPr>
      </w:pPr>
      <w:r>
        <w:rPr>
          <w:rFonts w:ascii="仿宋" w:hAnsi="仿宋" w:eastAsia="仿宋"/>
          <w:sz w:val="24"/>
        </w:rPr>
        <w:t>5.8</w:t>
      </w:r>
      <w:r>
        <w:rPr>
          <w:rFonts w:hint="eastAsia" w:ascii="仿宋" w:hAnsi="仿宋" w:eastAsia="仿宋"/>
          <w:sz w:val="24"/>
        </w:rPr>
        <w:t>甲方使用腾讯云服务不得危害腾讯云经营稳定性和安全性，不得侵害他人合法权益。甲方不得实施如下行为：</w:t>
      </w:r>
    </w:p>
    <w:p w14:paraId="21F043F0">
      <w:pPr>
        <w:pStyle w:val="8"/>
        <w:spacing w:after="0" w:line="440" w:lineRule="exact"/>
        <w:ind w:left="0" w:leftChars="0" w:firstLine="480" w:firstLineChars="200"/>
        <w:rPr>
          <w:rFonts w:ascii="仿宋" w:hAnsi="仿宋" w:eastAsia="仿宋"/>
          <w:sz w:val="24"/>
        </w:rPr>
      </w:pPr>
      <w:r>
        <w:rPr>
          <w:rFonts w:hint="eastAsia" w:ascii="仿宋" w:hAnsi="仿宋" w:eastAsia="仿宋"/>
          <w:sz w:val="24"/>
        </w:rPr>
        <w:t>（</w:t>
      </w:r>
      <w:r>
        <w:rPr>
          <w:rFonts w:ascii="仿宋" w:hAnsi="仿宋" w:eastAsia="仿宋"/>
          <w:sz w:val="24"/>
        </w:rPr>
        <w:t>1</w:t>
      </w:r>
      <w:r>
        <w:rPr>
          <w:rFonts w:hint="eastAsia" w:ascii="仿宋" w:hAnsi="仿宋" w:eastAsia="仿宋"/>
          <w:sz w:val="24"/>
        </w:rPr>
        <w:t>）实施任何改变或试图改变腾讯云服务提供的系统配置或破坏系统安全的行为；</w:t>
      </w:r>
    </w:p>
    <w:p w14:paraId="196B1479">
      <w:pPr>
        <w:pStyle w:val="8"/>
        <w:spacing w:after="0" w:line="440" w:lineRule="exact"/>
        <w:ind w:left="0" w:leftChars="0" w:firstLine="480" w:firstLineChars="200"/>
        <w:rPr>
          <w:rFonts w:ascii="仿宋" w:hAnsi="仿宋" w:eastAsia="仿宋"/>
          <w:sz w:val="24"/>
        </w:rPr>
      </w:pPr>
      <w:r>
        <w:rPr>
          <w:rFonts w:hint="eastAsia" w:ascii="仿宋" w:hAnsi="仿宋" w:eastAsia="仿宋"/>
          <w:sz w:val="24"/>
        </w:rPr>
        <w:t>（</w:t>
      </w:r>
      <w:r>
        <w:rPr>
          <w:rFonts w:ascii="仿宋" w:hAnsi="仿宋" w:eastAsia="仿宋"/>
          <w:sz w:val="24"/>
        </w:rPr>
        <w:t>2</w:t>
      </w:r>
      <w:r>
        <w:rPr>
          <w:rFonts w:hint="eastAsia" w:ascii="仿宋" w:hAnsi="仿宋" w:eastAsia="仿宋"/>
          <w:sz w:val="24"/>
        </w:rPr>
        <w:t>）以任何方式干扰或企图干扰腾讯云任何产品或任何部分、功能的正常运行，或者制作、发布、传播上述工具、方法等；</w:t>
      </w:r>
    </w:p>
    <w:p w14:paraId="3BFD27F8">
      <w:pPr>
        <w:pStyle w:val="8"/>
        <w:spacing w:after="0" w:line="440" w:lineRule="exact"/>
        <w:ind w:left="0" w:leftChars="0" w:firstLine="480" w:firstLineChars="200"/>
        <w:rPr>
          <w:rFonts w:ascii="仿宋" w:hAnsi="仿宋" w:eastAsia="仿宋"/>
          <w:sz w:val="24"/>
        </w:rPr>
      </w:pPr>
      <w:r>
        <w:rPr>
          <w:rFonts w:hint="eastAsia" w:ascii="仿宋" w:hAnsi="仿宋" w:eastAsia="仿宋"/>
          <w:sz w:val="24"/>
        </w:rPr>
        <w:t>（</w:t>
      </w:r>
      <w:r>
        <w:rPr>
          <w:rFonts w:ascii="仿宋" w:hAnsi="仿宋" w:eastAsia="仿宋"/>
          <w:sz w:val="24"/>
        </w:rPr>
        <w:t>3</w:t>
      </w:r>
      <w:r>
        <w:rPr>
          <w:rFonts w:hint="eastAsia" w:ascii="仿宋" w:hAnsi="仿宋" w:eastAsia="仿宋"/>
          <w:sz w:val="24"/>
        </w:rPr>
        <w:t>）违反与腾讯云网络相联通之网络、设备或服务的操作规定，实施违法或未授权之接取、盗用、干扰或监测；</w:t>
      </w:r>
    </w:p>
    <w:p w14:paraId="79F32FE7">
      <w:pPr>
        <w:pStyle w:val="8"/>
        <w:spacing w:after="0" w:line="440" w:lineRule="exact"/>
        <w:ind w:left="0" w:leftChars="0" w:firstLine="480" w:firstLineChars="200"/>
        <w:rPr>
          <w:rFonts w:ascii="仿宋" w:hAnsi="仿宋" w:eastAsia="仿宋"/>
          <w:sz w:val="24"/>
        </w:rPr>
      </w:pPr>
      <w:r>
        <w:rPr>
          <w:rFonts w:hint="eastAsia" w:ascii="仿宋" w:hAnsi="仿宋" w:eastAsia="仿宋"/>
          <w:sz w:val="24"/>
        </w:rPr>
        <w:t>（</w:t>
      </w:r>
      <w:r>
        <w:rPr>
          <w:rFonts w:ascii="仿宋" w:hAnsi="仿宋" w:eastAsia="仿宋"/>
          <w:sz w:val="24"/>
        </w:rPr>
        <w:t>4</w:t>
      </w:r>
      <w:r>
        <w:rPr>
          <w:rFonts w:hint="eastAsia" w:ascii="仿宋" w:hAnsi="仿宋" w:eastAsia="仿宋"/>
          <w:sz w:val="24"/>
        </w:rPr>
        <w:t>）利用技术或其他手段破坏、扰乱腾讯云服务的运营或他人对腾讯云服务的使用；</w:t>
      </w:r>
    </w:p>
    <w:p w14:paraId="0181B6D2">
      <w:pPr>
        <w:pStyle w:val="8"/>
        <w:spacing w:after="0" w:line="440" w:lineRule="exact"/>
        <w:ind w:left="0" w:leftChars="0" w:firstLine="480" w:firstLineChars="200"/>
        <w:rPr>
          <w:rFonts w:ascii="仿宋" w:hAnsi="仿宋" w:eastAsia="仿宋"/>
          <w:sz w:val="24"/>
        </w:rPr>
      </w:pPr>
      <w:r>
        <w:rPr>
          <w:rFonts w:hint="eastAsia" w:ascii="仿宋" w:hAnsi="仿宋" w:eastAsia="仿宋"/>
          <w:sz w:val="24"/>
        </w:rPr>
        <w:t>（</w:t>
      </w:r>
      <w:r>
        <w:rPr>
          <w:rFonts w:ascii="仿宋" w:hAnsi="仿宋" w:eastAsia="仿宋"/>
          <w:sz w:val="24"/>
        </w:rPr>
        <w:t>5</w:t>
      </w:r>
      <w:r>
        <w:rPr>
          <w:rFonts w:hint="eastAsia" w:ascii="仿宋" w:hAnsi="仿宋" w:eastAsia="仿宋"/>
          <w:sz w:val="24"/>
        </w:rPr>
        <w:t>）发布、传播垃圾邮件（</w:t>
      </w:r>
      <w:r>
        <w:rPr>
          <w:rFonts w:ascii="仿宋" w:hAnsi="仿宋" w:eastAsia="仿宋"/>
          <w:sz w:val="24"/>
        </w:rPr>
        <w:t>SPAM</w:t>
      </w:r>
      <w:r>
        <w:rPr>
          <w:rFonts w:hint="eastAsia" w:ascii="仿宋" w:hAnsi="仿宋" w:eastAsia="仿宋"/>
          <w:sz w:val="24"/>
        </w:rPr>
        <w:t>）或实施侵害他人知识产权等任何合法权益的行为，如“私服”、“外挂”等；</w:t>
      </w:r>
    </w:p>
    <w:p w14:paraId="684F3A2D">
      <w:pPr>
        <w:pStyle w:val="8"/>
        <w:spacing w:after="0" w:line="440" w:lineRule="exact"/>
        <w:ind w:left="0" w:leftChars="0" w:firstLine="480" w:firstLineChars="200"/>
        <w:rPr>
          <w:rFonts w:ascii="仿宋" w:hAnsi="仿宋" w:eastAsia="仿宋"/>
          <w:sz w:val="24"/>
        </w:rPr>
      </w:pPr>
      <w:r>
        <w:rPr>
          <w:rFonts w:hint="eastAsia" w:ascii="仿宋" w:hAnsi="仿宋" w:eastAsia="仿宋"/>
          <w:sz w:val="24"/>
        </w:rPr>
        <w:t>（</w:t>
      </w:r>
      <w:r>
        <w:rPr>
          <w:rFonts w:ascii="仿宋" w:hAnsi="仿宋" w:eastAsia="仿宋"/>
          <w:sz w:val="24"/>
        </w:rPr>
        <w:t>6</w:t>
      </w:r>
      <w:r>
        <w:rPr>
          <w:rFonts w:hint="eastAsia" w:ascii="仿宋" w:hAnsi="仿宋" w:eastAsia="仿宋"/>
          <w:sz w:val="24"/>
        </w:rPr>
        <w:t>）将腾讯云所提供的服务用作虚拟服务器，非法代理服务器（</w:t>
      </w:r>
      <w:r>
        <w:rPr>
          <w:rFonts w:ascii="仿宋" w:hAnsi="仿宋" w:eastAsia="仿宋"/>
          <w:sz w:val="24"/>
        </w:rPr>
        <w:t>Proxy</w:t>
      </w:r>
      <w:r>
        <w:rPr>
          <w:rFonts w:hint="eastAsia" w:ascii="仿宋" w:hAnsi="仿宋" w:eastAsia="仿宋"/>
          <w:sz w:val="24"/>
        </w:rPr>
        <w:t>）以及邮件服务器，或未经腾讯云同意利用腾讯云提供的服务从事</w:t>
      </w:r>
      <w:r>
        <w:rPr>
          <w:rFonts w:ascii="仿宋" w:hAnsi="仿宋" w:eastAsia="仿宋"/>
          <w:sz w:val="24"/>
        </w:rPr>
        <w:t>DDoS</w:t>
      </w:r>
      <w:r>
        <w:rPr>
          <w:rFonts w:hint="eastAsia" w:ascii="仿宋" w:hAnsi="仿宋" w:eastAsia="仿宋"/>
          <w:sz w:val="24"/>
        </w:rPr>
        <w:t>防护、</w:t>
      </w:r>
      <w:r>
        <w:rPr>
          <w:rFonts w:ascii="仿宋" w:hAnsi="仿宋" w:eastAsia="仿宋"/>
          <w:sz w:val="24"/>
        </w:rPr>
        <w:t>DNS</w:t>
      </w:r>
      <w:r>
        <w:rPr>
          <w:rFonts w:hint="eastAsia" w:ascii="仿宋" w:hAnsi="仿宋" w:eastAsia="仿宋"/>
          <w:sz w:val="24"/>
        </w:rPr>
        <w:t>防护等经营性活动；</w:t>
      </w:r>
    </w:p>
    <w:p w14:paraId="4277D0C7">
      <w:pPr>
        <w:pStyle w:val="8"/>
        <w:spacing w:after="0" w:line="440" w:lineRule="exact"/>
        <w:ind w:left="0" w:leftChars="0" w:firstLine="480" w:firstLineChars="200"/>
        <w:rPr>
          <w:rFonts w:ascii="仿宋" w:hAnsi="仿宋" w:eastAsia="仿宋"/>
          <w:sz w:val="24"/>
        </w:rPr>
      </w:pPr>
      <w:r>
        <w:rPr>
          <w:rFonts w:hint="eastAsia" w:ascii="仿宋" w:hAnsi="仿宋" w:eastAsia="仿宋"/>
          <w:sz w:val="24"/>
        </w:rPr>
        <w:t>（</w:t>
      </w:r>
      <w:r>
        <w:rPr>
          <w:rFonts w:ascii="仿宋" w:hAnsi="仿宋" w:eastAsia="仿宋"/>
          <w:sz w:val="24"/>
        </w:rPr>
        <w:t>7</w:t>
      </w:r>
      <w:r>
        <w:rPr>
          <w:rFonts w:hint="eastAsia" w:ascii="仿宋" w:hAnsi="仿宋" w:eastAsia="仿宋"/>
          <w:sz w:val="24"/>
        </w:rPr>
        <w:t>）因甲方的网站和服务、业务遭受不正常的大流量访问或不合理占用资源、频繁遭受攻击（包括但不限于</w:t>
      </w:r>
      <w:r>
        <w:rPr>
          <w:rFonts w:ascii="仿宋" w:hAnsi="仿宋" w:eastAsia="仿宋"/>
          <w:sz w:val="24"/>
        </w:rPr>
        <w:t xml:space="preserve">DDoS </w:t>
      </w:r>
      <w:r>
        <w:rPr>
          <w:rFonts w:hint="eastAsia" w:ascii="仿宋" w:hAnsi="仿宋" w:eastAsia="仿宋"/>
          <w:sz w:val="24"/>
        </w:rPr>
        <w:t>攻击），且未及时采取处置措施，或未根据腾讯云要求消除影响，从而对腾讯云服务平台或他人产生不良影响的；</w:t>
      </w:r>
    </w:p>
    <w:p w14:paraId="09912DF9">
      <w:pPr>
        <w:pStyle w:val="8"/>
        <w:spacing w:after="0" w:line="440" w:lineRule="exact"/>
        <w:ind w:left="0" w:leftChars="0" w:firstLine="480" w:firstLineChars="200"/>
        <w:rPr>
          <w:rFonts w:ascii="仿宋" w:hAnsi="仿宋" w:eastAsia="仿宋"/>
          <w:sz w:val="24"/>
        </w:rPr>
      </w:pPr>
      <w:r>
        <w:rPr>
          <w:rFonts w:hint="eastAsia" w:ascii="仿宋" w:hAnsi="仿宋" w:eastAsia="仿宋"/>
          <w:sz w:val="24"/>
        </w:rPr>
        <w:t>（</w:t>
      </w:r>
      <w:r>
        <w:rPr>
          <w:rFonts w:ascii="仿宋" w:hAnsi="仿宋" w:eastAsia="仿宋"/>
          <w:sz w:val="24"/>
        </w:rPr>
        <w:t>8</w:t>
      </w:r>
      <w:r>
        <w:rPr>
          <w:rFonts w:hint="eastAsia" w:ascii="仿宋" w:hAnsi="仿宋" w:eastAsia="仿宋"/>
          <w:sz w:val="24"/>
        </w:rPr>
        <w:t>）将甲方从腾讯云获得的</w:t>
      </w:r>
      <w:r>
        <w:rPr>
          <w:rFonts w:ascii="仿宋" w:hAnsi="仿宋" w:eastAsia="仿宋"/>
          <w:sz w:val="24"/>
        </w:rPr>
        <w:t>IP</w:t>
      </w:r>
      <w:r>
        <w:rPr>
          <w:rFonts w:hint="eastAsia" w:ascii="仿宋" w:hAnsi="仿宋" w:eastAsia="仿宋"/>
          <w:sz w:val="24"/>
        </w:rPr>
        <w:t>地址、带宽等网络接入资源用于在中华人民共和国境内经营</w:t>
      </w:r>
      <w:r>
        <w:rPr>
          <w:rFonts w:ascii="仿宋" w:hAnsi="仿宋" w:eastAsia="仿宋"/>
          <w:sz w:val="24"/>
        </w:rPr>
        <w:t>IDC</w:t>
      </w:r>
      <w:r>
        <w:rPr>
          <w:rFonts w:hint="eastAsia" w:ascii="仿宋" w:hAnsi="仿宋" w:eastAsia="仿宋"/>
          <w:sz w:val="24"/>
        </w:rPr>
        <w:t>、</w:t>
      </w:r>
      <w:r>
        <w:rPr>
          <w:rFonts w:ascii="仿宋" w:hAnsi="仿宋" w:eastAsia="仿宋"/>
          <w:sz w:val="24"/>
        </w:rPr>
        <w:t>ISP</w:t>
      </w:r>
      <w:r>
        <w:rPr>
          <w:rFonts w:hint="eastAsia" w:ascii="仿宋" w:hAnsi="仿宋" w:eastAsia="仿宋"/>
          <w:sz w:val="24"/>
        </w:rPr>
        <w:t>等业务；</w:t>
      </w:r>
    </w:p>
    <w:p w14:paraId="219D6E78">
      <w:pPr>
        <w:pStyle w:val="8"/>
        <w:spacing w:after="0" w:line="440" w:lineRule="exact"/>
        <w:ind w:left="0" w:leftChars="0" w:firstLine="480" w:firstLineChars="200"/>
        <w:rPr>
          <w:rFonts w:ascii="仿宋" w:hAnsi="仿宋" w:eastAsia="仿宋"/>
          <w:sz w:val="24"/>
        </w:rPr>
      </w:pPr>
      <w:r>
        <w:rPr>
          <w:rFonts w:hint="eastAsia" w:ascii="仿宋" w:hAnsi="仿宋" w:eastAsia="仿宋"/>
          <w:sz w:val="24"/>
        </w:rPr>
        <w:t>（</w:t>
      </w:r>
      <w:r>
        <w:rPr>
          <w:rFonts w:ascii="仿宋" w:hAnsi="仿宋" w:eastAsia="仿宋"/>
          <w:sz w:val="24"/>
        </w:rPr>
        <w:t>9</w:t>
      </w:r>
      <w:r>
        <w:rPr>
          <w:rFonts w:hint="eastAsia" w:ascii="仿宋" w:hAnsi="仿宋" w:eastAsia="仿宋"/>
          <w:sz w:val="24"/>
        </w:rPr>
        <w:t>）其他腾讯云明确反对或不允许的行为，例如</w:t>
      </w:r>
      <w:r>
        <w:rPr>
          <w:rFonts w:ascii="仿宋" w:hAnsi="仿宋" w:eastAsia="仿宋"/>
          <w:sz w:val="24"/>
        </w:rPr>
        <w:t>开展虚拟币“挖矿”行为</w:t>
      </w:r>
      <w:r>
        <w:rPr>
          <w:rFonts w:hint="eastAsia" w:ascii="仿宋" w:hAnsi="仿宋" w:eastAsia="仿宋"/>
          <w:sz w:val="24"/>
        </w:rPr>
        <w:t>。</w:t>
      </w:r>
    </w:p>
    <w:p w14:paraId="2FA3B03C">
      <w:pPr>
        <w:pStyle w:val="8"/>
        <w:spacing w:after="0" w:line="440" w:lineRule="exact"/>
        <w:ind w:left="0" w:leftChars="0" w:firstLine="480" w:firstLineChars="200"/>
        <w:rPr>
          <w:rFonts w:ascii="仿宋" w:hAnsi="仿宋" w:eastAsia="仿宋"/>
          <w:sz w:val="24"/>
        </w:rPr>
      </w:pPr>
      <w:r>
        <w:rPr>
          <w:rFonts w:hint="eastAsia" w:ascii="仿宋" w:hAnsi="仿宋" w:eastAsia="仿宋"/>
          <w:sz w:val="24"/>
        </w:rPr>
        <w:t>5</w:t>
      </w:r>
      <w:r>
        <w:rPr>
          <w:rFonts w:ascii="仿宋" w:hAnsi="仿宋" w:eastAsia="仿宋"/>
          <w:sz w:val="24"/>
        </w:rPr>
        <w:t>.9</w:t>
      </w:r>
      <w:r>
        <w:rPr>
          <w:rFonts w:hint="eastAsia" w:ascii="仿宋" w:hAnsi="仿宋" w:eastAsia="仿宋"/>
          <w:sz w:val="24"/>
        </w:rPr>
        <w:t>腾讯云依照法律规定，建立相应的侵权投诉处置流程。腾讯云收到权利人发送的与甲方相关的侵权投诉通知后，经审核，对符合法律要求的侵权投诉通知，腾讯云将向甲方转送并采取必要的措施；甲方有义务对权利人的侵权投诉通知进行回应。腾讯云可以协助甲方和权利人建立沟通渠道，公平保护相关方的权益。如果甲方怠于回应侵权投诉通知，不积极行使自己的权利，甲方可能持续受到腾讯云所采取的必要措施的影响。</w:t>
      </w:r>
    </w:p>
    <w:p w14:paraId="35ACC1F1">
      <w:pPr>
        <w:pStyle w:val="8"/>
        <w:spacing w:after="0" w:line="440" w:lineRule="exact"/>
        <w:ind w:left="0" w:leftChars="0" w:firstLine="480" w:firstLineChars="200"/>
        <w:rPr>
          <w:rFonts w:ascii="仿宋" w:hAnsi="仿宋" w:eastAsia="仿宋"/>
          <w:sz w:val="24"/>
        </w:rPr>
      </w:pPr>
      <w:r>
        <w:rPr>
          <w:rFonts w:hint="eastAsia" w:ascii="仿宋" w:hAnsi="仿宋" w:eastAsia="仿宋"/>
          <w:sz w:val="24"/>
        </w:rPr>
        <w:t>为处置侵权投诉所需，腾讯云有权依照法律规定向甲方披露权利人的身份信息，也有权将甲方的身份信息披露给权利人。</w:t>
      </w:r>
    </w:p>
    <w:p w14:paraId="3F9913B7">
      <w:pPr>
        <w:pStyle w:val="8"/>
        <w:spacing w:after="0" w:line="440" w:lineRule="exact"/>
        <w:ind w:left="0" w:leftChars="0" w:firstLine="480" w:firstLineChars="200"/>
        <w:rPr>
          <w:rFonts w:ascii="仿宋" w:hAnsi="仿宋" w:eastAsia="仿宋"/>
          <w:sz w:val="24"/>
        </w:rPr>
      </w:pPr>
      <w:r>
        <w:rPr>
          <w:rFonts w:ascii="仿宋" w:hAnsi="仿宋" w:eastAsia="仿宋"/>
          <w:sz w:val="24"/>
        </w:rPr>
        <w:t>5.10</w:t>
      </w:r>
      <w:r>
        <w:rPr>
          <w:rFonts w:hint="eastAsia" w:ascii="仿宋" w:hAnsi="仿宋" w:eastAsia="仿宋"/>
          <w:sz w:val="24"/>
        </w:rPr>
        <w:t>腾讯云自行或根据相关部门的信息、权利人的投诉进行排查发现甲方可能存在违反相关法律法规或本协议的行为的，有权要求甲方立即删除、修改相关内容，或纠正自身行为，同时腾讯云可以向主管部门举报、报告甲方涉嫌违法、犯罪的行为。进一步地，为阻断、屏蔽危害行为和保护腾讯云服务的正常运营，腾讯云有权限制、暂停向甲方提供全部或部分腾讯云服务，以及终止向甲方提供腾讯云服务，对甲方的腾讯云账号进行限制和冻结。</w:t>
      </w:r>
    </w:p>
    <w:p w14:paraId="6E963329">
      <w:pPr>
        <w:pStyle w:val="8"/>
        <w:spacing w:after="0" w:line="440" w:lineRule="exact"/>
        <w:ind w:left="0" w:leftChars="0" w:firstLine="480" w:firstLineChars="200"/>
        <w:rPr>
          <w:rFonts w:ascii="仿宋" w:hAnsi="仿宋" w:eastAsia="仿宋"/>
          <w:sz w:val="24"/>
        </w:rPr>
      </w:pPr>
      <w:r>
        <w:rPr>
          <w:rFonts w:hint="eastAsia" w:ascii="仿宋" w:hAnsi="仿宋" w:eastAsia="仿宋"/>
          <w:sz w:val="24"/>
        </w:rPr>
        <w:t>腾讯云采取上述措施导致甲方服务不可用、业务被暂停、数据被清理等后果及损失，均由甲方自行承担；甲方的行为给腾讯云或第三方造成损失的，甲方应当予以赔偿。腾讯云保留依照法律、法规及本协议追究甲方其他责任的权利。</w:t>
      </w:r>
    </w:p>
    <w:p w14:paraId="1335AA60">
      <w:pPr>
        <w:pStyle w:val="3"/>
        <w:keepNext/>
        <w:keepLines/>
        <w:widowControl w:val="0"/>
        <w:adjustRightInd/>
        <w:snapToGrid/>
        <w:spacing w:before="0" w:beforeAutospacing="0" w:after="0" w:afterAutospacing="0" w:line="440" w:lineRule="exact"/>
        <w:jc w:val="both"/>
        <w:rPr>
          <w:rFonts w:ascii="仿宋" w:hAnsi="仿宋" w:eastAsia="仿宋" w:cs="Arial"/>
          <w:kern w:val="2"/>
          <w:sz w:val="32"/>
          <w:szCs w:val="32"/>
        </w:rPr>
      </w:pPr>
      <w:r>
        <w:rPr>
          <w:rFonts w:hint="eastAsia" w:ascii="仿宋" w:hAnsi="仿宋" w:eastAsia="仿宋" w:cs="Arial"/>
          <w:kern w:val="2"/>
          <w:sz w:val="32"/>
          <w:szCs w:val="32"/>
        </w:rPr>
        <w:t>第六条 用户业务数据</w:t>
      </w:r>
    </w:p>
    <w:p w14:paraId="0CD5EFBB">
      <w:pPr>
        <w:pStyle w:val="8"/>
        <w:spacing w:after="0" w:line="440" w:lineRule="exact"/>
        <w:ind w:left="0" w:leftChars="0" w:firstLine="480" w:firstLineChars="200"/>
        <w:rPr>
          <w:rFonts w:ascii="仿宋" w:hAnsi="仿宋" w:eastAsia="仿宋"/>
          <w:sz w:val="24"/>
        </w:rPr>
      </w:pPr>
      <w:r>
        <w:rPr>
          <w:rFonts w:hint="eastAsia" w:ascii="仿宋" w:hAnsi="仿宋" w:eastAsia="仿宋"/>
          <w:sz w:val="24"/>
        </w:rPr>
        <w:t>6.1 腾讯云认可，甲方通过腾讯云服务上传、存储、分发、加工及其他方式处理的用户业务数据，均为甲方的数据，甲方完全拥有甲方的业务数据。甲方也理解，甲方使用腾讯云服务而产生的由腾讯云记录的信息和数据，例如日志信息、计量和费用信息、服务咨询信息，腾讯云拥有相应的权益。</w:t>
      </w:r>
    </w:p>
    <w:p w14:paraId="065A9E05">
      <w:pPr>
        <w:pStyle w:val="8"/>
        <w:spacing w:after="0" w:line="440" w:lineRule="exact"/>
        <w:ind w:left="0" w:leftChars="0" w:firstLine="480" w:firstLineChars="200"/>
        <w:rPr>
          <w:rFonts w:ascii="仿宋" w:hAnsi="仿宋" w:eastAsia="仿宋"/>
          <w:sz w:val="24"/>
        </w:rPr>
      </w:pPr>
      <w:r>
        <w:rPr>
          <w:rFonts w:hint="eastAsia" w:ascii="仿宋" w:hAnsi="仿宋" w:eastAsia="仿宋"/>
          <w:sz w:val="24"/>
        </w:rPr>
        <w:t>6</w:t>
      </w:r>
      <w:r>
        <w:rPr>
          <w:rFonts w:ascii="仿宋" w:hAnsi="仿宋" w:eastAsia="仿宋"/>
          <w:sz w:val="24"/>
        </w:rPr>
        <w:t>.2</w:t>
      </w:r>
      <w:r>
        <w:rPr>
          <w:rFonts w:hint="eastAsia" w:ascii="仿宋" w:hAnsi="仿宋" w:eastAsia="仿宋"/>
          <w:sz w:val="24"/>
        </w:rPr>
        <w:t>甲方可以根据用户业务数据重要性进行相应数据备份。腾讯云服务可能为甲方提供数据备份的功能或工具，甲方使用该等功能或工具的，甲方需要负责执行备份操作。腾讯云仅在法定或约定提供的数据备份服务的范围内承担责任。</w:t>
      </w:r>
    </w:p>
    <w:p w14:paraId="5D6CEB6C">
      <w:pPr>
        <w:pStyle w:val="8"/>
        <w:spacing w:after="0" w:line="440" w:lineRule="exact"/>
        <w:ind w:left="0" w:leftChars="0" w:firstLine="480" w:firstLineChars="200"/>
        <w:rPr>
          <w:rFonts w:ascii="仿宋" w:hAnsi="仿宋" w:eastAsia="仿宋"/>
          <w:sz w:val="24"/>
        </w:rPr>
      </w:pPr>
      <w:r>
        <w:rPr>
          <w:rFonts w:hint="eastAsia" w:ascii="仿宋" w:hAnsi="仿宋" w:eastAsia="仿宋"/>
          <w:sz w:val="24"/>
        </w:rPr>
        <w:t>甲方释放服务或</w:t>
      </w:r>
      <w:r>
        <w:rPr>
          <w:rFonts w:ascii="仿宋" w:hAnsi="仿宋" w:eastAsia="仿宋"/>
          <w:sz w:val="24"/>
        </w:rPr>
        <w:t>删除</w:t>
      </w:r>
      <w:r>
        <w:rPr>
          <w:rFonts w:hint="eastAsia" w:ascii="仿宋" w:hAnsi="仿宋" w:eastAsia="仿宋"/>
          <w:sz w:val="24"/>
        </w:rPr>
        <w:t>用户业务</w:t>
      </w:r>
      <w:r>
        <w:rPr>
          <w:rFonts w:ascii="仿宋" w:hAnsi="仿宋" w:eastAsia="仿宋"/>
          <w:sz w:val="24"/>
        </w:rPr>
        <w:t>数据</w:t>
      </w:r>
      <w:r>
        <w:rPr>
          <w:rFonts w:hint="eastAsia" w:ascii="仿宋" w:hAnsi="仿宋" w:eastAsia="仿宋"/>
          <w:sz w:val="24"/>
        </w:rPr>
        <w:t>的</w:t>
      </w:r>
      <w:r>
        <w:rPr>
          <w:rFonts w:ascii="仿宋" w:hAnsi="仿宋" w:eastAsia="仿宋"/>
          <w:sz w:val="24"/>
        </w:rPr>
        <w:t>，</w:t>
      </w:r>
      <w:r>
        <w:rPr>
          <w:rFonts w:hint="eastAsia" w:ascii="仿宋" w:hAnsi="仿宋" w:eastAsia="仿宋"/>
          <w:sz w:val="24"/>
        </w:rPr>
        <w:t>甲方在腾讯云服务中或腾讯云数据中心的数据将被清除，腾讯云不再继续保留甲方的业务数据，也没有义务恢复或返还甲方的业务数据。甲方有义务在执行数据清除动作时进行谨慎操作，避免误操作风险。</w:t>
      </w:r>
    </w:p>
    <w:p w14:paraId="3690849F">
      <w:pPr>
        <w:pStyle w:val="8"/>
        <w:spacing w:after="0" w:line="440" w:lineRule="exact"/>
        <w:ind w:left="0" w:leftChars="0" w:firstLine="480" w:firstLineChars="200"/>
        <w:rPr>
          <w:rFonts w:ascii="仿宋" w:hAnsi="仿宋" w:eastAsia="仿宋"/>
          <w:sz w:val="24"/>
        </w:rPr>
      </w:pPr>
      <w:r>
        <w:rPr>
          <w:rFonts w:ascii="仿宋" w:hAnsi="仿宋" w:eastAsia="仿宋"/>
          <w:sz w:val="24"/>
        </w:rPr>
        <w:t xml:space="preserve">6.3 </w:t>
      </w:r>
      <w:r>
        <w:rPr>
          <w:rFonts w:hint="eastAsia" w:ascii="仿宋" w:hAnsi="仿宋" w:eastAsia="仿宋"/>
          <w:sz w:val="24"/>
        </w:rPr>
        <w:t>当腾讯云服务期限届满、服务终止时，甲方应及时清理或迁移甲方的业务数据。甲方应当在服务规则约定的数据保留期内（无约定的，以腾讯云向甲方发送的通知所载合理期限为准）完成数据清理或迁移。除法律另有规定、相关部门要求或双方另有约定外，数据保留期满腾讯云可删除用户业务数据，不再保留甲方的任何业务数据。</w:t>
      </w:r>
    </w:p>
    <w:p w14:paraId="613CA14D">
      <w:pPr>
        <w:pStyle w:val="8"/>
        <w:spacing w:after="0" w:line="440" w:lineRule="exact"/>
        <w:ind w:left="0" w:leftChars="0" w:firstLine="480" w:firstLineChars="200"/>
        <w:rPr>
          <w:rFonts w:ascii="仿宋" w:hAnsi="仿宋" w:eastAsia="仿宋"/>
          <w:sz w:val="24"/>
        </w:rPr>
      </w:pPr>
      <w:r>
        <w:rPr>
          <w:rFonts w:hint="eastAsia" w:ascii="仿宋" w:hAnsi="仿宋" w:eastAsia="仿宋"/>
          <w:sz w:val="24"/>
        </w:rPr>
        <w:t>6</w:t>
      </w:r>
      <w:r>
        <w:rPr>
          <w:rFonts w:ascii="仿宋" w:hAnsi="仿宋" w:eastAsia="仿宋"/>
          <w:sz w:val="24"/>
        </w:rPr>
        <w:t>.4</w:t>
      </w:r>
      <w:r>
        <w:rPr>
          <w:rFonts w:hint="eastAsia" w:ascii="仿宋" w:hAnsi="仿宋" w:eastAsia="仿宋"/>
          <w:sz w:val="24"/>
        </w:rPr>
        <w:t>甲方开展数据处理活动，需要遵循所适用的数据安全、个人信息保护的相关法律法规，并独自承担因违反所适用法律法规所导致的责任和后果。</w:t>
      </w:r>
    </w:p>
    <w:p w14:paraId="6E04E322">
      <w:pPr>
        <w:pStyle w:val="8"/>
        <w:spacing w:after="0" w:line="440" w:lineRule="exact"/>
        <w:ind w:left="0" w:leftChars="0" w:firstLine="480" w:firstLineChars="200"/>
        <w:rPr>
          <w:rFonts w:ascii="仿宋" w:hAnsi="仿宋" w:eastAsia="仿宋"/>
          <w:sz w:val="24"/>
        </w:rPr>
      </w:pPr>
      <w:r>
        <w:rPr>
          <w:rFonts w:hint="eastAsia" w:ascii="仿宋" w:hAnsi="仿宋" w:eastAsia="仿宋"/>
          <w:sz w:val="24"/>
        </w:rPr>
        <w:t>6</w:t>
      </w:r>
      <w:r>
        <w:rPr>
          <w:rFonts w:ascii="仿宋" w:hAnsi="仿宋" w:eastAsia="仿宋"/>
          <w:sz w:val="24"/>
        </w:rPr>
        <w:t>.4.1</w:t>
      </w:r>
      <w:r>
        <w:rPr>
          <w:rFonts w:hint="eastAsia" w:ascii="仿宋" w:hAnsi="仿宋" w:eastAsia="仿宋"/>
          <w:sz w:val="24"/>
        </w:rPr>
        <w:t>甲方应当采取合法、正当的方式收集数据，不得窃取或者以其他非法方式获取数据；在法律法规规定的目的和范围内收集、使用数据；数据收集和处理符合甲方与相关数据主体的约定。</w:t>
      </w:r>
    </w:p>
    <w:p w14:paraId="4C8A793A">
      <w:pPr>
        <w:pStyle w:val="8"/>
        <w:spacing w:after="0" w:line="440" w:lineRule="exact"/>
        <w:ind w:left="0" w:leftChars="0" w:firstLine="480" w:firstLineChars="200"/>
        <w:rPr>
          <w:rFonts w:ascii="仿宋" w:hAnsi="仿宋" w:eastAsia="仿宋"/>
          <w:sz w:val="24"/>
        </w:rPr>
      </w:pPr>
      <w:r>
        <w:rPr>
          <w:rFonts w:ascii="仿宋" w:hAnsi="仿宋" w:eastAsia="仿宋"/>
          <w:sz w:val="24"/>
        </w:rPr>
        <w:t>6.4.2</w:t>
      </w:r>
      <w:r>
        <w:rPr>
          <w:rFonts w:hint="eastAsia" w:ascii="仿宋" w:hAnsi="仿宋" w:eastAsia="仿宋"/>
          <w:sz w:val="24"/>
        </w:rPr>
        <w:t>甲方应当采取相应的技术措施和其他必要措施，保障数据安全；甲方应当加强风险监测，发现数据安全缺陷、漏洞等风险时，应当立即采取补救措施。</w:t>
      </w:r>
    </w:p>
    <w:p w14:paraId="775972DE">
      <w:pPr>
        <w:pStyle w:val="8"/>
        <w:spacing w:after="0" w:line="440" w:lineRule="exact"/>
        <w:ind w:left="0" w:leftChars="0" w:firstLine="480" w:firstLineChars="200"/>
        <w:rPr>
          <w:rFonts w:ascii="仿宋" w:hAnsi="仿宋" w:eastAsia="仿宋"/>
          <w:sz w:val="24"/>
        </w:rPr>
      </w:pPr>
      <w:r>
        <w:rPr>
          <w:rFonts w:ascii="仿宋" w:hAnsi="仿宋" w:eastAsia="仿宋"/>
          <w:sz w:val="24"/>
        </w:rPr>
        <w:t>6.4.3</w:t>
      </w:r>
      <w:r>
        <w:rPr>
          <w:rFonts w:hint="eastAsia" w:ascii="仿宋" w:hAnsi="仿宋" w:eastAsia="仿宋"/>
          <w:sz w:val="24"/>
        </w:rPr>
        <w:t>甲方应遵守所适用法律法规对数据安全评估、数据出入境、网络安全等级保护的相关规定，履行相应的法定义务。</w:t>
      </w:r>
    </w:p>
    <w:p w14:paraId="3D98B5D2">
      <w:pPr>
        <w:pStyle w:val="8"/>
        <w:spacing w:after="0" w:line="440" w:lineRule="exact"/>
        <w:ind w:left="0" w:leftChars="0" w:firstLine="480" w:firstLineChars="200"/>
        <w:rPr>
          <w:rFonts w:ascii="仿宋" w:hAnsi="仿宋" w:eastAsia="仿宋"/>
          <w:sz w:val="24"/>
        </w:rPr>
      </w:pPr>
      <w:bookmarkStart w:id="0" w:name="No90_Z4T32K2"/>
      <w:bookmarkEnd w:id="0"/>
      <w:r>
        <w:rPr>
          <w:rFonts w:hint="eastAsia" w:ascii="仿宋" w:hAnsi="仿宋" w:eastAsia="仿宋"/>
          <w:sz w:val="24"/>
        </w:rPr>
        <w:t>6</w:t>
      </w:r>
      <w:r>
        <w:rPr>
          <w:rFonts w:ascii="仿宋" w:hAnsi="仿宋" w:eastAsia="仿宋"/>
          <w:sz w:val="24"/>
        </w:rPr>
        <w:t>.5</w:t>
      </w:r>
      <w:r>
        <w:rPr>
          <w:rFonts w:hint="eastAsia" w:ascii="仿宋" w:hAnsi="仿宋" w:eastAsia="仿宋"/>
          <w:sz w:val="24"/>
        </w:rPr>
        <w:t>腾讯云根据适用的法律保护客户存储在腾讯云数据中心的数据，对用户业务数据承担相应的安全保障义务。</w:t>
      </w:r>
    </w:p>
    <w:p w14:paraId="268406D7">
      <w:pPr>
        <w:pStyle w:val="8"/>
        <w:spacing w:after="0" w:line="440" w:lineRule="exact"/>
        <w:ind w:left="0" w:leftChars="0" w:firstLine="480" w:firstLineChars="200"/>
        <w:rPr>
          <w:rFonts w:ascii="仿宋" w:hAnsi="仿宋" w:eastAsia="仿宋"/>
          <w:sz w:val="24"/>
        </w:rPr>
      </w:pPr>
      <w:r>
        <w:rPr>
          <w:rFonts w:hint="eastAsia" w:ascii="仿宋" w:hAnsi="仿宋" w:eastAsia="仿宋"/>
          <w:sz w:val="24"/>
        </w:rPr>
        <w:t>除法律法规另有规定</w:t>
      </w:r>
      <w:r>
        <w:rPr>
          <w:rFonts w:ascii="仿宋" w:hAnsi="仿宋" w:eastAsia="仿宋"/>
          <w:sz w:val="24"/>
        </w:rPr>
        <w:t>或执行甲方的服务要求所需之</w:t>
      </w:r>
      <w:r>
        <w:rPr>
          <w:rFonts w:hint="eastAsia" w:ascii="仿宋" w:hAnsi="仿宋" w:eastAsia="仿宋"/>
          <w:sz w:val="24"/>
        </w:rPr>
        <w:t>外，未经甲方同意，腾讯云不会对甲方的业务数据进行任何未获授权的使用和披露。</w:t>
      </w:r>
    </w:p>
    <w:p w14:paraId="32073FDF">
      <w:pPr>
        <w:pStyle w:val="3"/>
        <w:keepNext/>
        <w:keepLines/>
        <w:widowControl w:val="0"/>
        <w:adjustRightInd/>
        <w:snapToGrid/>
        <w:spacing w:before="0" w:beforeAutospacing="0" w:after="0" w:afterAutospacing="0" w:line="440" w:lineRule="exact"/>
        <w:jc w:val="both"/>
        <w:rPr>
          <w:rFonts w:ascii="仿宋" w:hAnsi="仿宋" w:eastAsia="仿宋" w:cs="Arial"/>
          <w:kern w:val="2"/>
          <w:sz w:val="32"/>
          <w:szCs w:val="32"/>
        </w:rPr>
      </w:pPr>
      <w:r>
        <w:rPr>
          <w:rFonts w:hint="eastAsia" w:ascii="仿宋" w:hAnsi="仿宋" w:eastAsia="仿宋" w:cs="Arial"/>
          <w:kern w:val="2"/>
          <w:sz w:val="32"/>
          <w:szCs w:val="32"/>
        </w:rPr>
        <w:t>第七条 知识产权</w:t>
      </w:r>
    </w:p>
    <w:p w14:paraId="5B2A18B7">
      <w:pPr>
        <w:pStyle w:val="8"/>
        <w:spacing w:after="0" w:line="440" w:lineRule="exact"/>
        <w:ind w:left="0" w:leftChars="0" w:firstLine="480" w:firstLineChars="200"/>
        <w:rPr>
          <w:rFonts w:ascii="仿宋" w:hAnsi="仿宋" w:eastAsia="仿宋"/>
          <w:sz w:val="24"/>
        </w:rPr>
      </w:pPr>
      <w:r>
        <w:rPr>
          <w:rFonts w:ascii="仿宋" w:hAnsi="仿宋" w:eastAsia="仿宋"/>
          <w:sz w:val="24"/>
        </w:rPr>
        <w:t>7.1在本协议项下一方向对方提供的任何资料、技术或技术支持、软件、服务等的知识产权均属于提供一方或其合法权利人所有；除此之外，除非提供方或合法权利人明示同意，另一方无权复制、传播、转让、许可或提供他人使用上述知识产权。</w:t>
      </w:r>
    </w:p>
    <w:p w14:paraId="790301FD">
      <w:pPr>
        <w:pStyle w:val="8"/>
        <w:spacing w:after="0" w:line="440" w:lineRule="exact"/>
        <w:ind w:left="0" w:leftChars="0" w:firstLine="480" w:firstLineChars="200"/>
        <w:rPr>
          <w:rFonts w:ascii="仿宋" w:hAnsi="仿宋" w:eastAsia="仿宋"/>
          <w:sz w:val="24"/>
        </w:rPr>
      </w:pPr>
      <w:r>
        <w:rPr>
          <w:rFonts w:ascii="仿宋" w:hAnsi="仿宋" w:eastAsia="仿宋"/>
          <w:sz w:val="24"/>
        </w:rPr>
        <w:t>7.2腾讯云保留本协议项下服务</w:t>
      </w:r>
      <w:r>
        <w:rPr>
          <w:rFonts w:hint="eastAsia" w:ascii="仿宋" w:hAnsi="仿宋" w:eastAsia="仿宋"/>
          <w:sz w:val="24"/>
        </w:rPr>
        <w:t>成果和</w:t>
      </w:r>
      <w:r>
        <w:rPr>
          <w:rFonts w:ascii="仿宋" w:hAnsi="仿宋" w:eastAsia="仿宋"/>
          <w:sz w:val="24"/>
        </w:rPr>
        <w:t>服务衍生品</w:t>
      </w:r>
      <w:r>
        <w:rPr>
          <w:rFonts w:hint="eastAsia" w:ascii="仿宋" w:hAnsi="仿宋" w:eastAsia="仿宋"/>
          <w:sz w:val="24"/>
        </w:rPr>
        <w:t>的</w:t>
      </w:r>
      <w:r>
        <w:rPr>
          <w:rFonts w:ascii="仿宋" w:hAnsi="仿宋" w:eastAsia="仿宋"/>
          <w:sz w:val="24"/>
        </w:rPr>
        <w:t>知识产权和其他权益；除本协议另有明确规定外，本协议任何内容均不得解释为授予甲方前述服务</w:t>
      </w:r>
      <w:r>
        <w:rPr>
          <w:rFonts w:hint="eastAsia" w:ascii="仿宋" w:hAnsi="仿宋" w:eastAsia="仿宋"/>
          <w:sz w:val="24"/>
        </w:rPr>
        <w:t>成果和</w:t>
      </w:r>
      <w:r>
        <w:rPr>
          <w:rFonts w:ascii="仿宋" w:hAnsi="仿宋" w:eastAsia="仿宋"/>
          <w:sz w:val="24"/>
        </w:rPr>
        <w:t>服务衍生品</w:t>
      </w:r>
      <w:r>
        <w:rPr>
          <w:rFonts w:hint="eastAsia" w:ascii="仿宋" w:hAnsi="仿宋" w:eastAsia="仿宋"/>
          <w:sz w:val="24"/>
        </w:rPr>
        <w:t>的</w:t>
      </w:r>
      <w:r>
        <w:rPr>
          <w:rFonts w:ascii="仿宋" w:hAnsi="仿宋" w:eastAsia="仿宋"/>
          <w:sz w:val="24"/>
        </w:rPr>
        <w:t>知识产权和其他权益。</w:t>
      </w:r>
    </w:p>
    <w:p w14:paraId="03703B21">
      <w:pPr>
        <w:pStyle w:val="8"/>
        <w:spacing w:after="0" w:line="440" w:lineRule="exact"/>
        <w:ind w:left="0" w:leftChars="0" w:firstLine="480" w:firstLineChars="200"/>
        <w:rPr>
          <w:rFonts w:ascii="仿宋" w:hAnsi="仿宋" w:eastAsia="仿宋"/>
          <w:sz w:val="24"/>
        </w:rPr>
      </w:pPr>
      <w:r>
        <w:rPr>
          <w:rFonts w:ascii="仿宋" w:hAnsi="仿宋" w:eastAsia="仿宋"/>
          <w:sz w:val="24"/>
        </w:rPr>
        <w:t xml:space="preserve">7.3 </w:t>
      </w:r>
      <w:r>
        <w:rPr>
          <w:rFonts w:hint="eastAsia" w:ascii="仿宋" w:hAnsi="仿宋" w:eastAsia="仿宋"/>
          <w:sz w:val="24"/>
        </w:rPr>
        <w:t>如果第三方向甲方提出索赔，声称甲方依照本协议获取、使用腾讯云服务的行为侵犯了权利人的知识产权，或腾讯云认为有可能被提起上述索赔，腾讯云将自行决定：（</w:t>
      </w:r>
      <w:r>
        <w:rPr>
          <w:rFonts w:ascii="仿宋" w:hAnsi="仿宋" w:eastAsia="仿宋"/>
          <w:sz w:val="24"/>
        </w:rPr>
        <w:t>a</w:t>
      </w:r>
      <w:r>
        <w:rPr>
          <w:rFonts w:hint="eastAsia" w:ascii="仿宋" w:hAnsi="仿宋" w:eastAsia="仿宋"/>
          <w:sz w:val="24"/>
        </w:rPr>
        <w:t>）为甲方获取继续使用适用的腾讯云服务的权利；（</w:t>
      </w:r>
      <w:r>
        <w:rPr>
          <w:rFonts w:ascii="仿宋" w:hAnsi="仿宋" w:eastAsia="仿宋"/>
          <w:sz w:val="24"/>
        </w:rPr>
        <w:t>b</w:t>
      </w:r>
      <w:r>
        <w:rPr>
          <w:rFonts w:hint="eastAsia" w:ascii="仿宋" w:hAnsi="仿宋" w:eastAsia="仿宋"/>
          <w:sz w:val="24"/>
        </w:rPr>
        <w:t>）修改腾讯云服务，或以不会严重损害服务功能的、不侵权的软件或服务来替换原有服务；或（</w:t>
      </w:r>
      <w:r>
        <w:rPr>
          <w:rFonts w:ascii="仿宋" w:hAnsi="仿宋" w:eastAsia="仿宋"/>
          <w:sz w:val="24"/>
        </w:rPr>
        <w:t>c</w:t>
      </w:r>
      <w:r>
        <w:rPr>
          <w:rFonts w:hint="eastAsia" w:ascii="仿宋" w:hAnsi="仿宋" w:eastAsia="仿宋"/>
          <w:sz w:val="24"/>
        </w:rPr>
        <w:t>）如果上述方案均不具备商业合理性，则可以终止适用的订单，并按比例退还甲方为该索赔行为（或索赔可能）所涉服务向腾讯云预付的费用。若甲方因此而发生任何损失，乙方同意将足额进行赔偿。</w:t>
      </w:r>
    </w:p>
    <w:p w14:paraId="039909FA">
      <w:pPr>
        <w:pStyle w:val="8"/>
        <w:spacing w:after="0" w:line="440" w:lineRule="exact"/>
        <w:ind w:left="0" w:leftChars="0" w:firstLine="480" w:firstLineChars="200"/>
        <w:rPr>
          <w:rFonts w:ascii="仿宋" w:hAnsi="仿宋" w:eastAsia="仿宋"/>
          <w:sz w:val="24"/>
        </w:rPr>
      </w:pPr>
      <w:commentRangeStart w:id="17"/>
      <w:r>
        <w:rPr>
          <w:rFonts w:hint="eastAsia" w:ascii="仿宋" w:hAnsi="仿宋" w:eastAsia="仿宋"/>
          <w:sz w:val="24"/>
        </w:rPr>
        <w:t>腾讯云将为甲方和解或抗辩提供可获得的必要合理信息和协助，并就可归责于腾讯云原因导致甲方的损害向甲方承担相应赔偿责任。但是对于如下情形下第三方提出的索赔，甲方应独自进行抗辩，并就任何不利的最终判决或和解支付赔偿：(a) 甲方使用非腾讯云提供的技术或软件或软件改进；(b) 甲方独自开发的技术或软件或软件改进； (c) 甲方对腾讯云产品及其他第三方软件或技术进行组合、改变的软件或技术；（d）腾讯云根据甲方特别要求或指定符合特定规范或要求提供的服务或产品；（e）甲方未遵循、执行腾讯云服务规则及相关通知所引起的责任。</w:t>
      </w:r>
      <w:commentRangeEnd w:id="17"/>
      <w:r>
        <w:commentReference w:id="17"/>
      </w:r>
    </w:p>
    <w:p w14:paraId="21207D03">
      <w:pPr>
        <w:pStyle w:val="3"/>
        <w:keepNext/>
        <w:keepLines/>
        <w:widowControl w:val="0"/>
        <w:adjustRightInd/>
        <w:snapToGrid/>
        <w:spacing w:before="0" w:beforeAutospacing="0" w:after="0" w:afterAutospacing="0" w:line="440" w:lineRule="exact"/>
        <w:jc w:val="both"/>
        <w:rPr>
          <w:rFonts w:ascii="仿宋" w:hAnsi="仿宋" w:eastAsia="仿宋" w:cs="Arial"/>
          <w:kern w:val="2"/>
          <w:sz w:val="32"/>
          <w:szCs w:val="32"/>
        </w:rPr>
      </w:pPr>
      <w:r>
        <w:rPr>
          <w:rFonts w:hint="eastAsia" w:ascii="仿宋" w:hAnsi="仿宋" w:eastAsia="仿宋" w:cs="Arial"/>
          <w:kern w:val="2"/>
          <w:sz w:val="32"/>
          <w:szCs w:val="32"/>
        </w:rPr>
        <w:t>第八条 保密信息</w:t>
      </w:r>
    </w:p>
    <w:p w14:paraId="7668909D">
      <w:pPr>
        <w:pStyle w:val="8"/>
        <w:spacing w:after="0" w:line="440" w:lineRule="exact"/>
        <w:ind w:left="0" w:leftChars="0" w:firstLine="480" w:firstLineChars="200"/>
        <w:rPr>
          <w:rFonts w:ascii="仿宋" w:hAnsi="仿宋" w:eastAsia="仿宋"/>
          <w:sz w:val="24"/>
        </w:rPr>
      </w:pPr>
      <w:r>
        <w:rPr>
          <w:rFonts w:hint="eastAsia" w:ascii="仿宋" w:hAnsi="仿宋" w:eastAsia="仿宋"/>
          <w:sz w:val="24"/>
        </w:rPr>
        <w:t>8.1 甲方和腾讯云双方为了本协议目的，已经或将会提供或透露某些保密信息。其中，披露保密信息的一方为“披露方”，而接受保密信息的一方为“接收方”。</w:t>
      </w:r>
    </w:p>
    <w:p w14:paraId="2480BD8A">
      <w:pPr>
        <w:pStyle w:val="8"/>
        <w:spacing w:after="0" w:line="440" w:lineRule="exact"/>
        <w:ind w:left="0" w:leftChars="0" w:firstLine="480" w:firstLineChars="200"/>
        <w:rPr>
          <w:rFonts w:ascii="仿宋" w:hAnsi="仿宋" w:eastAsia="仿宋"/>
          <w:sz w:val="24"/>
        </w:rPr>
      </w:pPr>
      <w:r>
        <w:rPr>
          <w:rFonts w:hint="eastAsia" w:ascii="仿宋" w:hAnsi="仿宋" w:eastAsia="仿宋"/>
          <w:sz w:val="24"/>
        </w:rPr>
        <w:t>8.2 “保密信息”指由披露方持有的与其业务、经营、技术及权利等事项相关的，非公开的信息、资讯、数据、资料等，包括但不限于营业规划，商务资料，与技术有关之知识及信息、创意、设想、方案，提供的物品或厂商资料，用户信息，人事资料，商业计划，服务价格及折扣，财务状况等。</w:t>
      </w:r>
    </w:p>
    <w:p w14:paraId="79F41D30">
      <w:pPr>
        <w:pStyle w:val="8"/>
        <w:spacing w:after="0" w:line="440" w:lineRule="exact"/>
        <w:ind w:left="0" w:leftChars="0" w:firstLine="480" w:firstLineChars="200"/>
        <w:rPr>
          <w:rFonts w:ascii="仿宋" w:hAnsi="仿宋" w:eastAsia="仿宋"/>
          <w:sz w:val="24"/>
        </w:rPr>
      </w:pPr>
      <w:r>
        <w:rPr>
          <w:rFonts w:hint="eastAsia" w:ascii="仿宋" w:hAnsi="仿宋" w:eastAsia="仿宋"/>
          <w:sz w:val="24"/>
        </w:rPr>
        <w:t>8.3 接收方从披露方所获悉的信息，如有标明或可合理认知为属于披露方的保密信息的，接收方须对披露方的保密信息保密，未经披露方书面同意，不得以任何方式披露给第三方或用于本协议以外目的。接收方应以对待其自身保密信息相同的注意程度（且不得低于合理审慎义务）对待披露方的保密信息。</w:t>
      </w:r>
    </w:p>
    <w:p w14:paraId="2510B446">
      <w:pPr>
        <w:pStyle w:val="8"/>
        <w:spacing w:after="0" w:line="440" w:lineRule="exact"/>
        <w:ind w:left="0" w:leftChars="0" w:firstLine="480" w:firstLineChars="200"/>
        <w:rPr>
          <w:rFonts w:ascii="仿宋" w:hAnsi="仿宋" w:eastAsia="仿宋"/>
          <w:sz w:val="24"/>
        </w:rPr>
      </w:pPr>
      <w:r>
        <w:rPr>
          <w:rFonts w:hint="eastAsia" w:ascii="仿宋" w:hAnsi="仿宋" w:eastAsia="仿宋"/>
          <w:sz w:val="24"/>
        </w:rPr>
        <w:t>8.4 尽管有前述约定，符合下列情形之一的，相关信息不被视为保密信息：</w:t>
      </w:r>
    </w:p>
    <w:p w14:paraId="0CE0A265">
      <w:pPr>
        <w:pStyle w:val="8"/>
        <w:spacing w:after="0" w:line="440" w:lineRule="exact"/>
        <w:ind w:left="0" w:leftChars="0" w:firstLine="480" w:firstLineChars="200"/>
        <w:rPr>
          <w:rFonts w:ascii="仿宋" w:hAnsi="仿宋" w:eastAsia="仿宋"/>
          <w:sz w:val="24"/>
        </w:rPr>
      </w:pPr>
      <w:r>
        <w:rPr>
          <w:rFonts w:hint="eastAsia" w:ascii="仿宋" w:hAnsi="仿宋" w:eastAsia="仿宋"/>
          <w:sz w:val="24"/>
        </w:rPr>
        <w:t>（1）接收方在披露方向其披露之前已经通过合法的渠道或方式持有的信息；</w:t>
      </w:r>
    </w:p>
    <w:p w14:paraId="20C2C2AD">
      <w:pPr>
        <w:pStyle w:val="8"/>
        <w:spacing w:after="0" w:line="440" w:lineRule="exact"/>
        <w:ind w:left="0" w:leftChars="0" w:firstLine="480" w:firstLineChars="200"/>
        <w:rPr>
          <w:rFonts w:ascii="仿宋" w:hAnsi="仿宋" w:eastAsia="仿宋"/>
          <w:sz w:val="24"/>
        </w:rPr>
      </w:pPr>
      <w:r>
        <w:rPr>
          <w:rFonts w:hint="eastAsia" w:ascii="仿宋" w:hAnsi="仿宋" w:eastAsia="仿宋"/>
          <w:sz w:val="24"/>
        </w:rPr>
        <w:t>（2）该信息已经属于公知领域，或该信息在非因接收方违反本协议的情况下而被公开；</w:t>
      </w:r>
    </w:p>
    <w:p w14:paraId="6AB33359">
      <w:pPr>
        <w:pStyle w:val="8"/>
        <w:spacing w:after="0" w:line="440" w:lineRule="exact"/>
        <w:ind w:left="0" w:leftChars="0" w:firstLine="480" w:firstLineChars="200"/>
        <w:rPr>
          <w:rFonts w:ascii="仿宋" w:hAnsi="仿宋" w:eastAsia="仿宋"/>
          <w:sz w:val="24"/>
        </w:rPr>
      </w:pPr>
      <w:r>
        <w:rPr>
          <w:rFonts w:hint="eastAsia" w:ascii="仿宋" w:hAnsi="仿宋" w:eastAsia="仿宋"/>
          <w:sz w:val="24"/>
        </w:rPr>
        <w:t>（3）接收方合法自其他有权披露资料的第三方处知悉且不负有保密义务的信息；</w:t>
      </w:r>
    </w:p>
    <w:p w14:paraId="77C5C8A0">
      <w:pPr>
        <w:pStyle w:val="8"/>
        <w:spacing w:after="0" w:line="440" w:lineRule="exact"/>
        <w:ind w:left="0" w:leftChars="0" w:firstLine="480" w:firstLineChars="200"/>
        <w:rPr>
          <w:rFonts w:ascii="仿宋" w:hAnsi="仿宋" w:eastAsia="仿宋"/>
          <w:sz w:val="24"/>
        </w:rPr>
      </w:pPr>
      <w:r>
        <w:rPr>
          <w:rFonts w:hint="eastAsia" w:ascii="仿宋" w:hAnsi="仿宋" w:eastAsia="仿宋"/>
          <w:sz w:val="24"/>
        </w:rPr>
        <w:t>（4）由接收方不使用或不参考任何披露方的保密信息而独立获得或开发的。</w:t>
      </w:r>
    </w:p>
    <w:p w14:paraId="79AEA685">
      <w:pPr>
        <w:pStyle w:val="8"/>
        <w:spacing w:after="0" w:line="440" w:lineRule="exact"/>
        <w:ind w:left="0" w:leftChars="0" w:firstLine="480" w:firstLineChars="200"/>
        <w:rPr>
          <w:rFonts w:ascii="仿宋" w:hAnsi="仿宋" w:eastAsia="仿宋"/>
          <w:sz w:val="24"/>
        </w:rPr>
      </w:pPr>
      <w:r>
        <w:rPr>
          <w:rFonts w:hint="eastAsia" w:ascii="仿宋" w:hAnsi="仿宋" w:eastAsia="仿宋"/>
          <w:sz w:val="24"/>
        </w:rPr>
        <w:t>8.5 如果接收方基于法律法规或监管机关的要求，需要依法披露披露方的保密信息的，不视为违反本协议，但接收方应当在法律许可的范围内尽快通知披露方，同时，接收方应当努力帮助披露方有效限制该保密信息的披露范围，保护披露方合法权益。</w:t>
      </w:r>
    </w:p>
    <w:p w14:paraId="3C373B05">
      <w:pPr>
        <w:pStyle w:val="8"/>
        <w:spacing w:after="0" w:line="440" w:lineRule="exact"/>
        <w:ind w:left="0" w:leftChars="0" w:firstLine="480" w:firstLineChars="200"/>
        <w:rPr>
          <w:rFonts w:ascii="仿宋" w:hAnsi="仿宋" w:eastAsia="仿宋"/>
          <w:sz w:val="24"/>
        </w:rPr>
      </w:pPr>
      <w:r>
        <w:rPr>
          <w:rFonts w:hint="eastAsia" w:ascii="仿宋" w:hAnsi="仿宋" w:eastAsia="仿宋"/>
          <w:sz w:val="24"/>
        </w:rPr>
        <w:t>8.6 双方保密义务在本协议有效期限内及期限届满后持续有效，直至相关信息不再具有保密意义。</w:t>
      </w:r>
    </w:p>
    <w:p w14:paraId="2DE00EA7">
      <w:pPr>
        <w:pStyle w:val="8"/>
        <w:spacing w:after="0" w:line="440" w:lineRule="exact"/>
        <w:ind w:left="0" w:leftChars="0" w:firstLine="480" w:firstLineChars="200"/>
        <w:rPr>
          <w:rFonts w:ascii="仿宋" w:hAnsi="仿宋" w:eastAsia="仿宋"/>
          <w:sz w:val="24"/>
        </w:rPr>
      </w:pPr>
      <w:r>
        <w:rPr>
          <w:rFonts w:hint="eastAsia" w:ascii="仿宋" w:hAnsi="仿宋" w:eastAsia="仿宋"/>
          <w:sz w:val="24"/>
        </w:rPr>
        <w:t>8.7 一旦发生保密信息泄露事件，双方应合作采取一切合理措施避免或者减轻损害后果的产生；如因接收方违反保密义务给披露方造成损失的，接收方应赔偿因此给披露方造成的直接经济损失。</w:t>
      </w:r>
    </w:p>
    <w:p w14:paraId="079EDC5C">
      <w:pPr>
        <w:pStyle w:val="3"/>
        <w:keepNext/>
        <w:keepLines/>
        <w:widowControl w:val="0"/>
        <w:adjustRightInd/>
        <w:snapToGrid/>
        <w:spacing w:before="0" w:beforeAutospacing="0" w:after="0" w:afterAutospacing="0" w:line="440" w:lineRule="exact"/>
        <w:jc w:val="both"/>
        <w:rPr>
          <w:rFonts w:ascii="仿宋" w:hAnsi="仿宋" w:eastAsia="仿宋" w:cs="Arial"/>
          <w:kern w:val="2"/>
          <w:sz w:val="32"/>
          <w:szCs w:val="32"/>
        </w:rPr>
      </w:pPr>
      <w:r>
        <w:rPr>
          <w:rFonts w:hint="eastAsia" w:ascii="仿宋" w:hAnsi="仿宋" w:eastAsia="仿宋" w:cs="Arial"/>
          <w:kern w:val="2"/>
          <w:sz w:val="32"/>
          <w:szCs w:val="32"/>
        </w:rPr>
        <w:t>第九条 违约责任</w:t>
      </w:r>
    </w:p>
    <w:p w14:paraId="74787808">
      <w:pPr>
        <w:pStyle w:val="8"/>
        <w:spacing w:after="0" w:line="440" w:lineRule="exact"/>
        <w:ind w:left="0" w:leftChars="0" w:firstLine="480" w:firstLineChars="200"/>
        <w:rPr>
          <w:rFonts w:ascii="仿宋" w:hAnsi="仿宋" w:eastAsia="仿宋"/>
          <w:sz w:val="24"/>
        </w:rPr>
      </w:pPr>
      <w:r>
        <w:rPr>
          <w:rFonts w:ascii="仿宋" w:hAnsi="仿宋" w:eastAsia="仿宋"/>
          <w:sz w:val="24"/>
        </w:rPr>
        <w:t>9</w:t>
      </w:r>
      <w:r>
        <w:rPr>
          <w:rFonts w:hint="eastAsia" w:ascii="仿宋" w:hAnsi="仿宋" w:eastAsia="仿宋"/>
          <w:sz w:val="24"/>
        </w:rPr>
        <w:t>.1 违反本协议约定的一方应依照本协议及相关法律之规定承担违约责任。</w:t>
      </w:r>
    </w:p>
    <w:p w14:paraId="7C8DDE92">
      <w:pPr>
        <w:pStyle w:val="8"/>
        <w:spacing w:after="0" w:line="440" w:lineRule="exact"/>
        <w:ind w:left="0" w:leftChars="0" w:firstLine="480" w:firstLineChars="200"/>
        <w:rPr>
          <w:rFonts w:ascii="仿宋" w:hAnsi="仿宋" w:eastAsia="仿宋"/>
          <w:sz w:val="24"/>
        </w:rPr>
      </w:pPr>
      <w:commentRangeStart w:id="18"/>
      <w:r>
        <w:rPr>
          <w:rFonts w:ascii="仿宋" w:hAnsi="仿宋" w:eastAsia="仿宋"/>
          <w:sz w:val="24"/>
        </w:rPr>
        <w:t>9.2甲方应保证提交腾讯云的任何资料、使用腾讯云的服务及使用腾讯云服务所产生的成果未侵犯任何第三方的合法权益。甲方同意，由于甲方自身违法违规、违反本协议或甲方侵害他人任何权利而衍生或导致任何第三方向腾讯云或其关联公司提出任何索赔或请求，或腾讯云和其关联公司因此而发生任何损失，甲方同意将足额进行赔偿。</w:t>
      </w:r>
      <w:commentRangeEnd w:id="18"/>
      <w:r>
        <w:commentReference w:id="18"/>
      </w:r>
    </w:p>
    <w:p w14:paraId="72FA455F">
      <w:pPr>
        <w:pStyle w:val="8"/>
        <w:spacing w:after="0" w:line="440" w:lineRule="exact"/>
        <w:ind w:left="0" w:leftChars="0" w:firstLine="480" w:firstLineChars="200"/>
        <w:rPr>
          <w:rFonts w:ascii="仿宋" w:hAnsi="仿宋" w:eastAsia="仿宋"/>
          <w:sz w:val="24"/>
        </w:rPr>
      </w:pPr>
      <w:commentRangeStart w:id="19"/>
      <w:r>
        <w:rPr>
          <w:rFonts w:ascii="仿宋" w:hAnsi="仿宋" w:eastAsia="仿宋"/>
          <w:sz w:val="24"/>
        </w:rPr>
        <w:t>9.3 于任何情形下，腾讯云不对任何间接的、偶然的、特殊的或惩罚性的损害和赔偿承担责任，例如利润损失、机会损失、声誉/商誉损失或损害等。</w:t>
      </w:r>
      <w:commentRangeEnd w:id="19"/>
      <w:r>
        <w:commentReference w:id="19"/>
      </w:r>
    </w:p>
    <w:p w14:paraId="0644410E">
      <w:pPr>
        <w:pStyle w:val="8"/>
        <w:spacing w:after="0" w:line="440" w:lineRule="exact"/>
        <w:ind w:left="0" w:leftChars="0" w:firstLine="480" w:firstLineChars="200"/>
        <w:rPr>
          <w:rFonts w:ascii="仿宋" w:hAnsi="仿宋" w:eastAsia="仿宋"/>
          <w:sz w:val="24"/>
        </w:rPr>
      </w:pPr>
      <w:commentRangeStart w:id="20"/>
      <w:r>
        <w:t>腾讯云在本协议项下所承担的损失赔偿责任不超过损害发生时甲方就该服务在本合同期内过往所支付的服务费用的总额。</w:t>
      </w:r>
      <w:commentRangeEnd w:id="20"/>
      <w:r>
        <w:commentReference w:id="20"/>
      </w:r>
      <w:r>
        <w:rPr>
          <w:rFonts w:hint="eastAsia" w:ascii="仿宋" w:hAnsi="仿宋" w:eastAsia="仿宋"/>
          <w:sz w:val="24"/>
        </w:rPr>
        <w:t/>
      </w:r>
    </w:p>
    <w:p w14:paraId="03806D2A">
      <w:pPr>
        <w:pStyle w:val="3"/>
        <w:keepNext/>
        <w:keepLines/>
        <w:widowControl w:val="0"/>
        <w:adjustRightInd/>
        <w:snapToGrid/>
        <w:spacing w:before="0" w:beforeAutospacing="0" w:after="0" w:afterAutospacing="0" w:line="440" w:lineRule="exact"/>
        <w:jc w:val="both"/>
        <w:rPr>
          <w:rFonts w:ascii="仿宋" w:hAnsi="仿宋" w:eastAsia="仿宋" w:cs="Arial"/>
          <w:kern w:val="2"/>
          <w:sz w:val="32"/>
          <w:szCs w:val="32"/>
        </w:rPr>
      </w:pPr>
      <w:r>
        <w:rPr>
          <w:rFonts w:hint="eastAsia" w:ascii="仿宋" w:hAnsi="仿宋" w:eastAsia="仿宋" w:cs="Arial"/>
          <w:kern w:val="2"/>
          <w:sz w:val="32"/>
          <w:szCs w:val="32"/>
        </w:rPr>
        <w:t>第十条 不可抗力及免责</w:t>
      </w:r>
    </w:p>
    <w:p w14:paraId="70E884C6">
      <w:pPr>
        <w:pStyle w:val="8"/>
        <w:spacing w:after="0" w:line="440" w:lineRule="exact"/>
        <w:ind w:left="0" w:leftChars="0" w:firstLine="480" w:firstLineChars="200"/>
        <w:rPr>
          <w:rFonts w:ascii="仿宋" w:hAnsi="仿宋" w:eastAsia="仿宋"/>
          <w:sz w:val="24"/>
        </w:rPr>
      </w:pPr>
      <w:r>
        <w:rPr>
          <w:rFonts w:hint="eastAsia" w:ascii="仿宋" w:hAnsi="仿宋" w:eastAsia="仿宋"/>
          <w:sz w:val="24"/>
        </w:rPr>
        <w:t>1</w:t>
      </w:r>
      <w:r>
        <w:rPr>
          <w:rFonts w:ascii="仿宋" w:hAnsi="仿宋" w:eastAsia="仿宋"/>
          <w:sz w:val="24"/>
        </w:rPr>
        <w:t>0.1</w:t>
      </w:r>
      <w:r>
        <w:rPr>
          <w:rFonts w:hint="eastAsia" w:ascii="仿宋" w:hAnsi="仿宋" w:eastAsia="仿宋"/>
          <w:sz w:val="24"/>
        </w:rPr>
        <w:t>不可抗力指协议各方所不能预见、并且它的发生及其后果是不能克服和不能避免的情况，包括但不限于：自然灾害如洪水、冰雹、海啸、台风、旱灾、火灾等；政府行为如政府当局颁布或调整、变更的政策、法律、法规和采取新的行为措施等导致协议不能履行；社会异常现象如骚乱、疾病、战争、罢工（但不包括各方内部劳资纠纷）等；其他不能预见、不能克服并不能避免且对一方或各方造成重大影响的事件。</w:t>
      </w:r>
    </w:p>
    <w:p w14:paraId="233A99B1">
      <w:pPr>
        <w:pStyle w:val="8"/>
        <w:spacing w:after="0" w:line="440" w:lineRule="exact"/>
        <w:ind w:left="0" w:leftChars="0" w:firstLine="480" w:firstLineChars="200"/>
        <w:rPr>
          <w:rFonts w:ascii="仿宋" w:hAnsi="仿宋" w:eastAsia="仿宋"/>
          <w:sz w:val="24"/>
        </w:rPr>
      </w:pPr>
      <w:r>
        <w:rPr>
          <w:rFonts w:ascii="仿宋" w:hAnsi="仿宋" w:eastAsia="仿宋"/>
          <w:sz w:val="24"/>
        </w:rPr>
        <w:t xml:space="preserve">10.2 </w:t>
      </w:r>
      <w:r>
        <w:rPr>
          <w:rFonts w:hint="eastAsia" w:ascii="仿宋" w:hAnsi="仿宋" w:eastAsia="仿宋"/>
          <w:sz w:val="24"/>
        </w:rPr>
        <w:t>因不可抗力导致任何一方（“受影响方”）无法履行本协议下的全部或部分义务，不视为受影响方违约，受影响方不承担因不可抗力导致的未履行或迟延履行本协议义务导致相对方遭受的任何损害、损失、或增加之费用。</w:t>
      </w:r>
    </w:p>
    <w:p w14:paraId="1A26D539">
      <w:pPr>
        <w:pStyle w:val="8"/>
        <w:spacing w:after="0" w:line="440" w:lineRule="exact"/>
        <w:ind w:left="0" w:leftChars="0" w:firstLine="480" w:firstLineChars="200"/>
        <w:rPr>
          <w:rFonts w:ascii="仿宋" w:hAnsi="仿宋" w:eastAsia="仿宋"/>
          <w:sz w:val="24"/>
        </w:rPr>
      </w:pPr>
      <w:r>
        <w:rPr>
          <w:rFonts w:ascii="仿宋" w:hAnsi="仿宋" w:eastAsia="仿宋"/>
          <w:sz w:val="24"/>
        </w:rPr>
        <w:t xml:space="preserve">10.3 </w:t>
      </w:r>
      <w:r>
        <w:rPr>
          <w:rFonts w:hint="eastAsia" w:ascii="仿宋" w:hAnsi="仿宋" w:eastAsia="仿宋"/>
          <w:sz w:val="24"/>
        </w:rPr>
        <w:t>遭遇不可抗力后，受影响方应采取适当措施减少或消除不可抗力产生的影响，并应在可能的范围内尽快重新履行受不可抗力影响的义务，同时，受影响方应立即通知相对方，并应于不可抗力发生后【</w:t>
      </w:r>
      <w:r>
        <w:rPr>
          <w:rFonts w:ascii="仿宋" w:hAnsi="仿宋" w:eastAsia="仿宋"/>
          <w:sz w:val="24"/>
        </w:rPr>
        <w:t>15】天内，向相对方提供必要、合理的证明文件，并解释未履行或迟延履行全部或部分义务的原因。</w:t>
      </w:r>
    </w:p>
    <w:p w14:paraId="5ECEAED7">
      <w:pPr>
        <w:pStyle w:val="8"/>
        <w:spacing w:after="0" w:line="440" w:lineRule="exact"/>
        <w:ind w:left="0" w:leftChars="0" w:firstLine="480" w:firstLineChars="200"/>
        <w:rPr>
          <w:rFonts w:ascii="仿宋" w:hAnsi="仿宋" w:eastAsia="仿宋"/>
          <w:sz w:val="24"/>
        </w:rPr>
      </w:pPr>
      <w:r>
        <w:rPr>
          <w:rFonts w:ascii="仿宋" w:hAnsi="仿宋" w:eastAsia="仿宋"/>
          <w:sz w:val="24"/>
        </w:rPr>
        <w:t>10.4若不可抗力导致受影响方无法履行本</w:t>
      </w:r>
      <w:r>
        <w:rPr>
          <w:rFonts w:hint="eastAsia" w:ascii="仿宋" w:hAnsi="仿宋" w:eastAsia="仿宋"/>
          <w:sz w:val="24"/>
        </w:rPr>
        <w:t>协议下全部或部分义务持续达到【</w:t>
      </w:r>
      <w:r>
        <w:rPr>
          <w:rFonts w:ascii="仿宋" w:hAnsi="仿宋" w:eastAsia="仿宋"/>
          <w:sz w:val="24"/>
        </w:rPr>
        <w:t>60】天以上，则双方应当进行协商，确定继续履行本</w:t>
      </w:r>
      <w:r>
        <w:rPr>
          <w:rFonts w:hint="eastAsia" w:ascii="仿宋" w:hAnsi="仿宋" w:eastAsia="仿宋"/>
          <w:sz w:val="24"/>
        </w:rPr>
        <w:t>协议的条件或终止本协议。若各方在开始协商后的【</w:t>
      </w:r>
      <w:r>
        <w:rPr>
          <w:rFonts w:ascii="仿宋" w:hAnsi="仿宋" w:eastAsia="仿宋"/>
          <w:sz w:val="24"/>
        </w:rPr>
        <w:t>30】天内无法就继续履行本</w:t>
      </w:r>
      <w:r>
        <w:rPr>
          <w:rFonts w:hint="eastAsia" w:ascii="仿宋" w:hAnsi="仿宋" w:eastAsia="仿宋"/>
          <w:sz w:val="24"/>
        </w:rPr>
        <w:t>协议的条件达成一致意见，则任何一方可立即向他方发出终止通知。</w:t>
      </w:r>
    </w:p>
    <w:p w14:paraId="3A1664B8">
      <w:pPr>
        <w:pStyle w:val="8"/>
        <w:spacing w:after="0" w:line="440" w:lineRule="exact"/>
        <w:ind w:left="0" w:leftChars="0" w:firstLine="480" w:firstLineChars="200"/>
        <w:rPr>
          <w:rFonts w:ascii="仿宋" w:hAnsi="仿宋" w:eastAsia="仿宋"/>
          <w:sz w:val="24"/>
        </w:rPr>
      </w:pPr>
      <w:r>
        <w:rPr>
          <w:rFonts w:hint="eastAsia" w:ascii="仿宋" w:hAnsi="仿宋" w:eastAsia="仿宋"/>
          <w:sz w:val="24"/>
        </w:rPr>
        <w:t>1</w:t>
      </w:r>
      <w:r>
        <w:rPr>
          <w:rFonts w:ascii="仿宋" w:hAnsi="仿宋" w:eastAsia="仿宋"/>
          <w:sz w:val="24"/>
        </w:rPr>
        <w:t>0.5</w:t>
      </w:r>
      <w:r>
        <w:rPr>
          <w:rFonts w:hint="eastAsia" w:ascii="仿宋" w:hAnsi="仿宋" w:eastAsia="仿宋"/>
          <w:sz w:val="24"/>
        </w:rPr>
        <w:t>甲方理解，鉴于互联网和云服务的特性，如下情形导致的服务异常不属于腾讯云违约。服务异常指腾讯云计划外的服务中断、暂停，未按照承诺的服务标准提供服务，无法满足用户服务最基础需求，以及其他服务效用降低的非正常情形。</w:t>
      </w:r>
    </w:p>
    <w:p w14:paraId="0822AEEE">
      <w:pPr>
        <w:pStyle w:val="8"/>
        <w:spacing w:after="0" w:line="440" w:lineRule="exact"/>
        <w:ind w:left="0" w:leftChars="0" w:firstLine="480" w:firstLineChars="200"/>
        <w:rPr>
          <w:rFonts w:ascii="仿宋" w:hAnsi="仿宋" w:eastAsia="仿宋"/>
          <w:sz w:val="24"/>
        </w:rPr>
      </w:pPr>
      <w:r>
        <w:rPr>
          <w:rFonts w:hint="eastAsia" w:ascii="仿宋" w:hAnsi="仿宋" w:eastAsia="仿宋"/>
          <w:sz w:val="24"/>
        </w:rPr>
        <w:t>（</w:t>
      </w:r>
      <w:r>
        <w:rPr>
          <w:rFonts w:ascii="仿宋" w:hAnsi="仿宋" w:eastAsia="仿宋"/>
          <w:sz w:val="24"/>
        </w:rPr>
        <w:t>a</w:t>
      </w:r>
      <w:r>
        <w:rPr>
          <w:rFonts w:hint="eastAsia" w:ascii="仿宋" w:hAnsi="仿宋" w:eastAsia="仿宋"/>
          <w:sz w:val="24"/>
        </w:rPr>
        <w:t>）基础电信资源的变动。包括但不限于电信部门技术调整，电信</w:t>
      </w:r>
      <w:r>
        <w:rPr>
          <w:rFonts w:ascii="仿宋" w:hAnsi="仿宋" w:eastAsia="仿宋"/>
          <w:sz w:val="24"/>
        </w:rPr>
        <w:t>/</w:t>
      </w:r>
      <w:r>
        <w:rPr>
          <w:rFonts w:hint="eastAsia" w:ascii="仿宋" w:hAnsi="仿宋" w:eastAsia="仿宋"/>
          <w:sz w:val="24"/>
        </w:rPr>
        <w:t>电力部门对电信网络</w:t>
      </w:r>
      <w:r>
        <w:rPr>
          <w:rFonts w:ascii="仿宋" w:hAnsi="仿宋" w:eastAsia="仿宋"/>
          <w:sz w:val="24"/>
        </w:rPr>
        <w:t>/</w:t>
      </w:r>
      <w:r>
        <w:rPr>
          <w:rFonts w:hint="eastAsia" w:ascii="仿宋" w:hAnsi="仿宋" w:eastAsia="仿宋"/>
          <w:sz w:val="24"/>
        </w:rPr>
        <w:t>电力资源进行安装、改造、维护，电信</w:t>
      </w:r>
      <w:r>
        <w:rPr>
          <w:rFonts w:ascii="仿宋" w:hAnsi="仿宋" w:eastAsia="仿宋"/>
          <w:sz w:val="24"/>
        </w:rPr>
        <w:t>/</w:t>
      </w:r>
      <w:r>
        <w:rPr>
          <w:rFonts w:hint="eastAsia" w:ascii="仿宋" w:hAnsi="仿宋" w:eastAsia="仿宋"/>
          <w:sz w:val="24"/>
        </w:rPr>
        <w:t>电力线路被破坏；</w:t>
      </w:r>
    </w:p>
    <w:p w14:paraId="359D89E6">
      <w:pPr>
        <w:pStyle w:val="8"/>
        <w:spacing w:after="0" w:line="440" w:lineRule="exact"/>
        <w:ind w:left="0" w:leftChars="0" w:firstLine="480" w:firstLineChars="200"/>
        <w:rPr>
          <w:rFonts w:ascii="仿宋" w:hAnsi="仿宋" w:eastAsia="仿宋"/>
          <w:sz w:val="24"/>
        </w:rPr>
      </w:pPr>
      <w:r>
        <w:rPr>
          <w:rFonts w:hint="eastAsia" w:ascii="仿宋" w:hAnsi="仿宋" w:eastAsia="仿宋"/>
          <w:sz w:val="24"/>
        </w:rPr>
        <w:t>（</w:t>
      </w:r>
      <w:r>
        <w:rPr>
          <w:rFonts w:ascii="仿宋" w:hAnsi="仿宋" w:eastAsia="仿宋"/>
          <w:sz w:val="24"/>
        </w:rPr>
        <w:t>b</w:t>
      </w:r>
      <w:r>
        <w:rPr>
          <w:rFonts w:hint="eastAsia" w:ascii="仿宋" w:hAnsi="仿宋" w:eastAsia="仿宋"/>
          <w:sz w:val="24"/>
        </w:rPr>
        <w:t>）政府主管部门、运营商的管控行为；</w:t>
      </w:r>
    </w:p>
    <w:p w14:paraId="77C00130">
      <w:pPr>
        <w:pStyle w:val="8"/>
        <w:spacing w:after="0" w:line="440" w:lineRule="exact"/>
        <w:ind w:left="0" w:leftChars="0" w:firstLine="480" w:firstLineChars="200"/>
        <w:rPr>
          <w:rFonts w:ascii="仿宋" w:hAnsi="仿宋" w:eastAsia="仿宋"/>
          <w:sz w:val="24"/>
        </w:rPr>
      </w:pPr>
      <w:r>
        <w:rPr>
          <w:rFonts w:hint="eastAsia" w:ascii="仿宋" w:hAnsi="仿宋" w:eastAsia="仿宋"/>
          <w:sz w:val="24"/>
        </w:rPr>
        <w:t>（</w:t>
      </w:r>
      <w:r>
        <w:rPr>
          <w:rFonts w:ascii="仿宋" w:hAnsi="仿宋" w:eastAsia="仿宋"/>
          <w:sz w:val="24"/>
        </w:rPr>
        <w:t>c）</w:t>
      </w:r>
      <w:r>
        <w:rPr>
          <w:rFonts w:hint="eastAsia" w:ascii="仿宋" w:hAnsi="仿宋" w:eastAsia="仿宋"/>
          <w:sz w:val="24"/>
        </w:rPr>
        <w:t>公共网络的阻塞、运行效率下降或黑客行为；</w:t>
      </w:r>
    </w:p>
    <w:p w14:paraId="1BFA76F7">
      <w:pPr>
        <w:pStyle w:val="8"/>
        <w:spacing w:after="0" w:line="440" w:lineRule="exact"/>
        <w:ind w:left="0" w:leftChars="0" w:firstLine="480" w:firstLineChars="200"/>
        <w:rPr>
          <w:rFonts w:ascii="仿宋" w:hAnsi="仿宋" w:eastAsia="仿宋"/>
          <w:sz w:val="24"/>
        </w:rPr>
      </w:pPr>
      <w:r>
        <w:rPr>
          <w:rFonts w:hint="eastAsia" w:ascii="仿宋" w:hAnsi="仿宋" w:eastAsia="仿宋"/>
          <w:sz w:val="24"/>
        </w:rPr>
        <w:t>（</w:t>
      </w:r>
      <w:r>
        <w:rPr>
          <w:rFonts w:ascii="仿宋" w:hAnsi="仿宋" w:eastAsia="仿宋"/>
          <w:sz w:val="24"/>
        </w:rPr>
        <w:t>d</w:t>
      </w:r>
      <w:r>
        <w:rPr>
          <w:rFonts w:hint="eastAsia" w:ascii="仿宋" w:hAnsi="仿宋" w:eastAsia="仿宋"/>
          <w:sz w:val="24"/>
        </w:rPr>
        <w:t>）其他非腾讯云过错所导致的、腾讯云无法控制或合理预见的情形。</w:t>
      </w:r>
    </w:p>
    <w:p w14:paraId="72B2A430">
      <w:pPr>
        <w:pStyle w:val="8"/>
        <w:spacing w:after="0" w:line="440" w:lineRule="exact"/>
        <w:ind w:left="0" w:leftChars="0" w:firstLine="480" w:firstLineChars="200"/>
        <w:rPr>
          <w:rFonts w:ascii="仿宋" w:hAnsi="仿宋" w:eastAsia="仿宋"/>
          <w:sz w:val="24"/>
        </w:rPr>
      </w:pPr>
      <w:r>
        <w:rPr>
          <w:rFonts w:ascii="仿宋" w:hAnsi="仿宋" w:eastAsia="仿宋"/>
          <w:sz w:val="24"/>
        </w:rPr>
        <w:t>10.6</w:t>
      </w:r>
      <w:r>
        <w:rPr>
          <w:rFonts w:hint="eastAsia" w:ascii="仿宋" w:hAnsi="仿宋" w:eastAsia="仿宋"/>
          <w:sz w:val="24"/>
        </w:rPr>
        <w:t>如果甲方非通过腾讯云授权的方式使用腾讯云服务，或者甲方不当操作、错误操作，或者属于甲方管理维护的软件、硬件设备、系统、通信线路出现故障，导致甲方的腾讯云服务不能正常使用和造成其他衍生损害，甲方需要自行承担责任，腾讯云无需就此承担责任。</w:t>
      </w:r>
    </w:p>
    <w:p w14:paraId="4A51CA0F">
      <w:pPr>
        <w:pStyle w:val="3"/>
        <w:keepNext/>
        <w:keepLines/>
        <w:widowControl w:val="0"/>
        <w:adjustRightInd/>
        <w:snapToGrid/>
        <w:spacing w:before="0" w:beforeAutospacing="0" w:after="0" w:afterAutospacing="0" w:line="440" w:lineRule="exact"/>
        <w:jc w:val="both"/>
        <w:rPr>
          <w:rFonts w:ascii="仿宋" w:hAnsi="仿宋" w:eastAsia="仿宋" w:cs="Arial"/>
          <w:kern w:val="2"/>
          <w:sz w:val="32"/>
          <w:szCs w:val="32"/>
        </w:rPr>
      </w:pPr>
      <w:r>
        <w:rPr>
          <w:rFonts w:hint="eastAsia" w:ascii="仿宋" w:hAnsi="仿宋" w:eastAsia="仿宋" w:cs="Arial"/>
          <w:kern w:val="2"/>
          <w:sz w:val="32"/>
          <w:szCs w:val="32"/>
        </w:rPr>
        <w:t>第十一条 通知和送达</w:t>
      </w:r>
    </w:p>
    <w:p w14:paraId="3EC18EC5">
      <w:pPr>
        <w:pStyle w:val="8"/>
        <w:spacing w:after="0" w:line="440" w:lineRule="exact"/>
        <w:ind w:left="0" w:leftChars="0" w:firstLine="480" w:firstLineChars="200"/>
        <w:rPr>
          <w:rFonts w:ascii="仿宋" w:hAnsi="仿宋" w:eastAsia="仿宋"/>
          <w:sz w:val="24"/>
        </w:rPr>
      </w:pPr>
      <w:r>
        <w:rPr>
          <w:rFonts w:hint="eastAsia" w:ascii="仿宋" w:hAnsi="仿宋" w:eastAsia="仿宋"/>
          <w:sz w:val="24"/>
        </w:rPr>
        <w:t>1</w:t>
      </w:r>
      <w:r>
        <w:rPr>
          <w:rFonts w:ascii="仿宋" w:hAnsi="仿宋" w:eastAsia="仿宋"/>
          <w:sz w:val="24"/>
        </w:rPr>
        <w:t>1</w:t>
      </w:r>
      <w:r>
        <w:rPr>
          <w:rFonts w:hint="eastAsia" w:ascii="仿宋" w:hAnsi="仿宋" w:eastAsia="仿宋"/>
          <w:sz w:val="24"/>
        </w:rPr>
        <w:t>.</w:t>
      </w:r>
      <w:r>
        <w:rPr>
          <w:rFonts w:ascii="仿宋" w:hAnsi="仿宋" w:eastAsia="仿宋"/>
          <w:sz w:val="24"/>
        </w:rPr>
        <w:t>1</w:t>
      </w:r>
      <w:r>
        <w:rPr>
          <w:rFonts w:hint="eastAsia" w:ascii="仿宋" w:hAnsi="仿宋" w:eastAsia="仿宋"/>
          <w:sz w:val="24"/>
        </w:rPr>
        <w:t xml:space="preserve"> 腾讯云可通过网页公告、系统通知、站内信、电子邮件、手机短信、专属服务沟通工具、函件等方式中的一种或多种向甲方发送与腾讯云服务有关的业务通知、服务提示、账单信息、缴费/续费通知、验证消息、营销信息以及服务规则更新、违规处置等各种通知和信息。前述通知和信息在以下情况下视为已送达：</w:t>
      </w:r>
    </w:p>
    <w:p w14:paraId="228EF5EF">
      <w:pPr>
        <w:pStyle w:val="8"/>
        <w:spacing w:after="0" w:line="440" w:lineRule="exact"/>
        <w:ind w:left="0" w:leftChars="0" w:firstLine="480" w:firstLineChars="200"/>
        <w:rPr>
          <w:rFonts w:ascii="仿宋" w:hAnsi="仿宋" w:eastAsia="仿宋"/>
          <w:sz w:val="24"/>
        </w:rPr>
      </w:pPr>
      <w:r>
        <w:rPr>
          <w:rFonts w:hint="eastAsia" w:ascii="仿宋" w:hAnsi="仿宋" w:eastAsia="仿宋"/>
          <w:sz w:val="24"/>
        </w:rPr>
        <w:t>（1）交专人递送的，在收件人签收时视为已送达。</w:t>
      </w:r>
    </w:p>
    <w:p w14:paraId="617D878C">
      <w:pPr>
        <w:pStyle w:val="8"/>
        <w:spacing w:after="0" w:line="440" w:lineRule="exact"/>
        <w:ind w:left="0" w:leftChars="0" w:firstLine="480" w:firstLineChars="200"/>
        <w:rPr>
          <w:rFonts w:ascii="仿宋" w:hAnsi="仿宋" w:eastAsia="仿宋"/>
          <w:sz w:val="24"/>
        </w:rPr>
      </w:pPr>
      <w:r>
        <w:rPr>
          <w:rFonts w:hint="eastAsia" w:ascii="仿宋" w:hAnsi="仿宋" w:eastAsia="仿宋"/>
          <w:sz w:val="24"/>
        </w:rPr>
        <w:t>（2）以网页公告等形式公布的，一经公布即生效（另有说明除外）。</w:t>
      </w:r>
    </w:p>
    <w:p w14:paraId="27C5E8C4">
      <w:pPr>
        <w:pStyle w:val="8"/>
        <w:spacing w:after="0" w:line="440" w:lineRule="exact"/>
        <w:ind w:left="0" w:leftChars="0" w:firstLine="480" w:firstLineChars="200"/>
        <w:rPr>
          <w:rFonts w:ascii="仿宋" w:hAnsi="仿宋" w:eastAsia="仿宋"/>
          <w:sz w:val="24"/>
        </w:rPr>
      </w:pPr>
      <w:r>
        <w:rPr>
          <w:rFonts w:hint="eastAsia" w:ascii="仿宋" w:hAnsi="仿宋" w:eastAsia="仿宋"/>
          <w:sz w:val="24"/>
        </w:rPr>
        <w:t>（3）以电子形式发送的，包括系统通知、站内信、电子邮件、手机短信、专属服务沟通工具等形式，在发送成功后视为已送达。</w:t>
      </w:r>
    </w:p>
    <w:p w14:paraId="6E7F780C">
      <w:pPr>
        <w:pStyle w:val="8"/>
        <w:spacing w:after="0" w:line="440" w:lineRule="exact"/>
        <w:ind w:left="0" w:leftChars="0" w:firstLine="480" w:firstLineChars="200"/>
        <w:rPr>
          <w:rFonts w:ascii="仿宋" w:hAnsi="仿宋" w:eastAsia="仿宋"/>
          <w:sz w:val="24"/>
        </w:rPr>
      </w:pPr>
      <w:r>
        <w:rPr>
          <w:rFonts w:hint="eastAsia" w:ascii="仿宋" w:hAnsi="仿宋" w:eastAsia="仿宋"/>
          <w:sz w:val="24"/>
        </w:rPr>
        <w:t>（4）以邮资预付的快递公司递送或以挂号信递送的，以投邮后的第3天视为已送达。</w:t>
      </w:r>
    </w:p>
    <w:p w14:paraId="2B2D6430">
      <w:pPr>
        <w:pStyle w:val="8"/>
        <w:spacing w:after="0" w:line="440" w:lineRule="exact"/>
        <w:ind w:left="0" w:leftChars="0" w:firstLine="480" w:firstLineChars="200"/>
        <w:rPr>
          <w:rFonts w:ascii="仿宋" w:hAnsi="仿宋" w:eastAsia="仿宋"/>
          <w:sz w:val="24"/>
        </w:rPr>
      </w:pPr>
      <w:r>
        <w:rPr>
          <w:rFonts w:hint="eastAsia" w:ascii="仿宋" w:hAnsi="仿宋" w:eastAsia="仿宋"/>
          <w:sz w:val="24"/>
        </w:rPr>
        <w:t>如果送达时间为法定节假日的，则以送达后首个工作日为送达日。</w:t>
      </w:r>
    </w:p>
    <w:p w14:paraId="07695AC9">
      <w:pPr>
        <w:pStyle w:val="8"/>
        <w:spacing w:after="0" w:line="440" w:lineRule="exact"/>
        <w:ind w:left="0" w:leftChars="0" w:firstLine="480" w:firstLineChars="200"/>
        <w:rPr>
          <w:rFonts w:ascii="仿宋" w:hAnsi="仿宋" w:eastAsia="仿宋"/>
          <w:sz w:val="24"/>
        </w:rPr>
      </w:pPr>
      <w:r>
        <w:rPr>
          <w:rFonts w:hint="eastAsia" w:ascii="仿宋" w:hAnsi="仿宋" w:eastAsia="仿宋"/>
          <w:sz w:val="24"/>
        </w:rPr>
        <w:t>1</w:t>
      </w:r>
      <w:r>
        <w:rPr>
          <w:rFonts w:ascii="仿宋" w:hAnsi="仿宋" w:eastAsia="仿宋"/>
          <w:sz w:val="24"/>
        </w:rPr>
        <w:t>1.2</w:t>
      </w:r>
      <w:r>
        <w:rPr>
          <w:rFonts w:hint="eastAsia" w:ascii="仿宋" w:hAnsi="仿宋" w:eastAsia="仿宋"/>
          <w:sz w:val="24"/>
        </w:rPr>
        <w:t>为了使甲方能够及时收到腾讯云的通知和信息，腾讯云可能通过多个方式向甲方发送。同时，腾讯云也为甲方提供了通知和信息的订阅工具，甲方可以根据自身所需选择使用或关闭某些通知方式和某些类型的信息。甲方选择关闭接收某些通知和信息的，甲方不能因自己未订阅该类型的通知和信息而主张这些通知和信息对甲方不生效。</w:t>
      </w:r>
    </w:p>
    <w:p w14:paraId="6FCC8039">
      <w:pPr>
        <w:pStyle w:val="8"/>
        <w:spacing w:after="0" w:line="440" w:lineRule="exact"/>
        <w:ind w:left="0" w:leftChars="0" w:firstLine="480" w:firstLineChars="200"/>
        <w:rPr>
          <w:rFonts w:ascii="仿宋" w:hAnsi="仿宋" w:eastAsia="仿宋"/>
          <w:sz w:val="24"/>
        </w:rPr>
      </w:pPr>
      <w:r>
        <w:rPr>
          <w:rFonts w:ascii="仿宋" w:hAnsi="仿宋" w:eastAsia="仿宋"/>
          <w:sz w:val="24"/>
        </w:rPr>
        <w:t>11.3</w:t>
      </w:r>
      <w:r>
        <w:rPr>
          <w:rFonts w:hint="eastAsia" w:ascii="仿宋" w:hAnsi="仿宋" w:eastAsia="仿宋"/>
          <w:sz w:val="24"/>
        </w:rPr>
        <w:t xml:space="preserve"> 甲方应当根据腾讯云官网公布的腾讯云的联系方式向腾讯云发送通知。如果甲方有专属客户经理、客服代表，甲方也可以通过他们向腾讯云提出请求。如果甲方未按照约定方式和途径通知腾讯云，甲方的通知可能未能送达腾讯云或迟延送达腾讯云。</w:t>
      </w:r>
    </w:p>
    <w:p w14:paraId="135FF52F">
      <w:pPr>
        <w:pStyle w:val="3"/>
        <w:keepNext/>
        <w:keepLines/>
        <w:widowControl w:val="0"/>
        <w:adjustRightInd/>
        <w:snapToGrid/>
        <w:spacing w:before="0" w:beforeAutospacing="0" w:after="0" w:afterAutospacing="0" w:line="440" w:lineRule="exact"/>
        <w:jc w:val="both"/>
        <w:rPr>
          <w:rFonts w:ascii="仿宋" w:hAnsi="仿宋" w:eastAsia="仿宋" w:cs="Arial"/>
          <w:kern w:val="2"/>
          <w:sz w:val="32"/>
          <w:szCs w:val="32"/>
        </w:rPr>
      </w:pPr>
      <w:r>
        <w:rPr>
          <w:rFonts w:hint="eastAsia" w:ascii="仿宋" w:hAnsi="仿宋" w:eastAsia="仿宋" w:cs="Arial"/>
          <w:kern w:val="2"/>
          <w:sz w:val="32"/>
          <w:szCs w:val="32"/>
        </w:rPr>
        <w:t>第十二条 协议更新</w:t>
      </w:r>
    </w:p>
    <w:p w14:paraId="634DC3E5">
      <w:pPr>
        <w:pStyle w:val="8"/>
        <w:spacing w:after="0" w:line="440" w:lineRule="exact"/>
        <w:ind w:left="0" w:leftChars="0" w:firstLine="480" w:firstLineChars="200"/>
        <w:rPr>
          <w:rFonts w:ascii="仿宋" w:hAnsi="仿宋" w:eastAsia="仿宋"/>
          <w:sz w:val="24"/>
        </w:rPr>
      </w:pPr>
      <w:r>
        <w:rPr>
          <w:rFonts w:ascii="仿宋" w:hAnsi="仿宋" w:eastAsia="仿宋"/>
          <w:sz w:val="24"/>
        </w:rPr>
        <w:t>12.1</w:t>
      </w:r>
      <w:r>
        <w:rPr>
          <w:rFonts w:hint="eastAsia" w:ascii="仿宋" w:hAnsi="仿宋" w:eastAsia="仿宋"/>
          <w:sz w:val="24"/>
        </w:rPr>
        <w:t xml:space="preserve"> 基于网络服务的及时性、复杂性、高效性等特性及响应监管要求和政策规范等原因，甲方同意腾讯云可以对本协议以及腾讯云的相关服务规则进行调整，并通过网站公告、邮件通知、短信通知、系统消息、站内信等方式中的一种或多种予以公布；若甲方在调整后继续使用腾讯云服务的，表示甲方已充分阅读、理解并接受修改后的内容，也将遵循修改后的内容。</w:t>
      </w:r>
    </w:p>
    <w:p w14:paraId="39610E65">
      <w:pPr>
        <w:pStyle w:val="8"/>
        <w:spacing w:after="0" w:line="440" w:lineRule="exact"/>
        <w:ind w:left="0" w:leftChars="0" w:firstLine="480" w:firstLineChars="200"/>
        <w:rPr>
          <w:rFonts w:ascii="仿宋" w:hAnsi="仿宋" w:eastAsia="仿宋"/>
          <w:sz w:val="24"/>
        </w:rPr>
      </w:pPr>
      <w:r>
        <w:rPr>
          <w:rFonts w:hint="eastAsia" w:ascii="仿宋" w:hAnsi="仿宋" w:eastAsia="仿宋"/>
          <w:sz w:val="24"/>
        </w:rPr>
        <w:t>1</w:t>
      </w:r>
      <w:r>
        <w:rPr>
          <w:rFonts w:ascii="仿宋" w:hAnsi="仿宋" w:eastAsia="仿宋"/>
          <w:sz w:val="24"/>
        </w:rPr>
        <w:t xml:space="preserve">2.2 </w:t>
      </w:r>
      <w:r>
        <w:rPr>
          <w:rFonts w:hint="eastAsia" w:ascii="仿宋" w:hAnsi="仿宋" w:eastAsia="仿宋"/>
          <w:sz w:val="24"/>
        </w:rPr>
        <w:t>对本协议条款及相关约定事项作出的任何变更，均需经本协议各方通过加盖公章或合同专用章的书面形式进行确认方为有效，否则对各方不具有法律约束力</w:t>
      </w:r>
      <w:r>
        <w:rPr>
          <w:rFonts w:ascii="仿宋" w:hAnsi="仿宋" w:eastAsia="仿宋"/>
          <w:sz w:val="24"/>
        </w:rPr>
        <w:t>。</w:t>
      </w:r>
    </w:p>
    <w:p w14:paraId="5B72093D">
      <w:pPr>
        <w:pStyle w:val="3"/>
        <w:keepNext/>
        <w:keepLines/>
        <w:widowControl w:val="0"/>
        <w:adjustRightInd/>
        <w:snapToGrid/>
        <w:spacing w:before="0" w:beforeAutospacing="0" w:after="0" w:afterAutospacing="0" w:line="440" w:lineRule="exact"/>
        <w:jc w:val="both"/>
        <w:rPr>
          <w:rFonts w:ascii="仿宋" w:hAnsi="仿宋" w:eastAsia="仿宋" w:cs="Arial"/>
          <w:kern w:val="2"/>
          <w:sz w:val="32"/>
          <w:szCs w:val="32"/>
        </w:rPr>
      </w:pPr>
      <w:r>
        <w:rPr>
          <w:rFonts w:hint="eastAsia" w:ascii="仿宋" w:hAnsi="仿宋" w:eastAsia="仿宋" w:cs="Arial"/>
          <w:kern w:val="2"/>
          <w:sz w:val="32"/>
          <w:szCs w:val="32"/>
        </w:rPr>
        <w:t>第十三条 法律适用及争议解决</w:t>
      </w:r>
    </w:p>
    <w:p w14:paraId="40D94D1D">
      <w:pPr>
        <w:pStyle w:val="8"/>
        <w:spacing w:after="0" w:line="440" w:lineRule="exact"/>
        <w:ind w:left="0" w:leftChars="0" w:firstLine="480" w:firstLineChars="200"/>
        <w:rPr>
          <w:rFonts w:ascii="仿宋" w:hAnsi="仿宋" w:eastAsia="仿宋"/>
          <w:sz w:val="24"/>
        </w:rPr>
      </w:pPr>
      <w:r>
        <w:rPr>
          <w:rFonts w:hint="eastAsia" w:ascii="仿宋" w:hAnsi="仿宋" w:eastAsia="仿宋"/>
          <w:sz w:val="24"/>
        </w:rPr>
        <w:t>1</w:t>
      </w:r>
      <w:r>
        <w:rPr>
          <w:rFonts w:ascii="仿宋" w:hAnsi="仿宋" w:eastAsia="仿宋"/>
          <w:sz w:val="24"/>
        </w:rPr>
        <w:t>3</w:t>
      </w:r>
      <w:r>
        <w:rPr>
          <w:rFonts w:hint="eastAsia" w:ascii="仿宋" w:hAnsi="仿宋" w:eastAsia="仿宋"/>
          <w:sz w:val="24"/>
        </w:rPr>
        <w:t>.1 本协议的签订地为</w:t>
      </w:r>
      <w:bookmarkStart w:id="1" w:name="_Hlk134698755"/>
      <w:r>
        <w:rPr>
          <w:rFonts w:hint="eastAsia" w:ascii="仿宋" w:hAnsi="仿宋" w:eastAsia="仿宋"/>
          <w:sz w:val="24"/>
        </w:rPr>
        <w:t>中华人民共和国浙江省杭州市</w:t>
      </w:r>
      <w:bookmarkEnd w:id="1"/>
      <w:r>
        <w:rPr>
          <w:rFonts w:hint="eastAsia" w:ascii="仿宋" w:hAnsi="仿宋" w:eastAsia="仿宋"/>
          <w:sz w:val="24"/>
        </w:rPr>
        <w:t>。</w:t>
      </w:r>
    </w:p>
    <w:p w14:paraId="6B703736">
      <w:pPr>
        <w:pStyle w:val="8"/>
        <w:spacing w:after="0" w:line="440" w:lineRule="exact"/>
        <w:ind w:left="0" w:leftChars="0" w:firstLine="480" w:firstLineChars="200"/>
        <w:rPr>
          <w:rFonts w:ascii="仿宋" w:hAnsi="仿宋" w:eastAsia="仿宋"/>
          <w:sz w:val="24"/>
        </w:rPr>
      </w:pPr>
      <w:r>
        <w:rPr>
          <w:rFonts w:hint="eastAsia" w:ascii="仿宋" w:hAnsi="仿宋" w:eastAsia="仿宋"/>
          <w:sz w:val="24"/>
        </w:rPr>
        <w:t>1</w:t>
      </w:r>
      <w:r>
        <w:rPr>
          <w:rFonts w:ascii="仿宋" w:hAnsi="仿宋" w:eastAsia="仿宋"/>
          <w:sz w:val="24"/>
        </w:rPr>
        <w:t>3</w:t>
      </w:r>
      <w:r>
        <w:rPr>
          <w:rFonts w:hint="eastAsia" w:ascii="仿宋" w:hAnsi="仿宋" w:eastAsia="仿宋"/>
          <w:sz w:val="24"/>
        </w:rPr>
        <w:t>.2 本协议的成立、生效、履行、解释及纠纷解决等，均适用中国大陆法律法规（不包括冲突法）。</w:t>
      </w:r>
    </w:p>
    <w:p w14:paraId="4B02FF1D">
      <w:pPr>
        <w:pStyle w:val="8"/>
        <w:spacing w:after="0" w:line="440" w:lineRule="exact"/>
        <w:ind w:left="0" w:leftChars="0" w:firstLine="480" w:firstLineChars="200"/>
        <w:rPr>
          <w:rFonts w:ascii="仿宋" w:hAnsi="仿宋" w:eastAsia="仿宋"/>
          <w:sz w:val="24"/>
        </w:rPr>
      </w:pPr>
      <w:r>
        <w:rPr>
          <w:rFonts w:hint="eastAsia" w:ascii="仿宋" w:hAnsi="仿宋" w:eastAsia="仿宋"/>
          <w:sz w:val="24"/>
        </w:rPr>
        <w:t>1</w:t>
      </w:r>
      <w:r>
        <w:rPr>
          <w:rFonts w:ascii="仿宋" w:hAnsi="仿宋" w:eastAsia="仿宋"/>
          <w:sz w:val="24"/>
        </w:rPr>
        <w:t>3</w:t>
      </w:r>
      <w:r>
        <w:rPr>
          <w:rFonts w:hint="eastAsia" w:ascii="仿宋" w:hAnsi="仿宋" w:eastAsia="仿宋"/>
          <w:sz w:val="24"/>
        </w:rPr>
        <w:t>.3 因本协议产生之争议，双方应首先协商解决；双方未能协商解决的，任何一方均应将争议提交甲方所在地有管辖权的人民法院裁决。双方无争议的部分，应当继续履行。</w:t>
      </w:r>
    </w:p>
    <w:p w14:paraId="4D01D5F9">
      <w:pPr>
        <w:pStyle w:val="3"/>
        <w:keepNext/>
        <w:keepLines/>
        <w:widowControl w:val="0"/>
        <w:adjustRightInd/>
        <w:snapToGrid/>
        <w:spacing w:before="0" w:beforeAutospacing="0" w:after="0" w:afterAutospacing="0" w:line="440" w:lineRule="exact"/>
        <w:jc w:val="both"/>
        <w:rPr>
          <w:rFonts w:ascii="仿宋" w:hAnsi="仿宋" w:eastAsia="仿宋" w:cs="Arial"/>
          <w:kern w:val="2"/>
          <w:sz w:val="32"/>
          <w:szCs w:val="32"/>
        </w:rPr>
      </w:pPr>
      <w:r>
        <w:rPr>
          <w:rFonts w:hint="eastAsia" w:ascii="仿宋" w:hAnsi="仿宋" w:eastAsia="仿宋" w:cs="Arial"/>
          <w:kern w:val="2"/>
          <w:sz w:val="32"/>
          <w:szCs w:val="32"/>
        </w:rPr>
        <w:t>第十四条 其他</w:t>
      </w:r>
    </w:p>
    <w:p w14:paraId="5A7A9483">
      <w:pPr>
        <w:pStyle w:val="8"/>
        <w:spacing w:after="0" w:line="440" w:lineRule="exact"/>
        <w:ind w:left="0" w:leftChars="0" w:firstLine="480" w:firstLineChars="200"/>
        <w:rPr>
          <w:rFonts w:ascii="仿宋" w:hAnsi="仿宋" w:eastAsia="仿宋"/>
          <w:sz w:val="24"/>
        </w:rPr>
      </w:pPr>
      <w:r>
        <w:rPr>
          <w:rFonts w:hint="eastAsia" w:ascii="仿宋" w:hAnsi="仿宋" w:eastAsia="仿宋"/>
          <w:sz w:val="24"/>
        </w:rPr>
        <w:t>1</w:t>
      </w:r>
      <w:r>
        <w:rPr>
          <w:rFonts w:ascii="仿宋" w:hAnsi="仿宋" w:eastAsia="仿宋"/>
          <w:sz w:val="24"/>
        </w:rPr>
        <w:t>4</w:t>
      </w:r>
      <w:r>
        <w:rPr>
          <w:rFonts w:hint="eastAsia" w:ascii="仿宋" w:hAnsi="仿宋" w:eastAsia="仿宋"/>
          <w:sz w:val="24"/>
        </w:rPr>
        <w:t>.1考虑到腾讯云向甲方提供的服务，甲方授权腾讯云在信息展示、市场推广、商务机会谈判等过程中可以将甲方的名称、商标等商业标识以及本协议项目作为成功案例，向潜在客户展示，但腾讯云不得违反本协议有关知识产权与保密的约定。</w:t>
      </w:r>
    </w:p>
    <w:p w14:paraId="2BA04460">
      <w:pPr>
        <w:pStyle w:val="8"/>
        <w:spacing w:after="0" w:line="440" w:lineRule="exact"/>
        <w:ind w:left="0" w:leftChars="0" w:firstLine="480" w:firstLineChars="200"/>
        <w:rPr>
          <w:rFonts w:ascii="仿宋" w:hAnsi="仿宋" w:eastAsia="仿宋"/>
          <w:sz w:val="24"/>
        </w:rPr>
      </w:pPr>
      <w:r>
        <w:rPr>
          <w:rFonts w:ascii="仿宋" w:hAnsi="仿宋" w:eastAsia="仿宋"/>
          <w:sz w:val="24"/>
        </w:rPr>
        <w:t>14</w:t>
      </w:r>
      <w:r>
        <w:rPr>
          <w:rFonts w:hint="eastAsia" w:ascii="仿宋" w:hAnsi="仿宋" w:eastAsia="仿宋"/>
          <w:sz w:val="24"/>
        </w:rPr>
        <w:t>.</w:t>
      </w:r>
      <w:r>
        <w:rPr>
          <w:rFonts w:ascii="仿宋" w:hAnsi="仿宋" w:eastAsia="仿宋"/>
          <w:sz w:val="24"/>
        </w:rPr>
        <w:t>2</w:t>
      </w:r>
      <w:r>
        <w:rPr>
          <w:rFonts w:hint="eastAsia" w:ascii="仿宋" w:hAnsi="仿宋" w:eastAsia="仿宋"/>
          <w:sz w:val="24"/>
        </w:rPr>
        <w:t>除非另有说明，本协议正文及其附件中所有的“天”均为自然日，结算货币均为人民币。</w:t>
      </w:r>
    </w:p>
    <w:p w14:paraId="3E6BE819">
      <w:pPr>
        <w:keepNext/>
        <w:keepLines/>
        <w:widowControl/>
        <w:adjustRightInd/>
        <w:snapToGrid/>
        <w:spacing w:before="0" w:beforeAutospacing="0" w:after="0" w:afterAutospacing="0" w:line="440" w:lineRule="exact"/>
        <w:jc w:val="left"/>
        <w:outlineLvl w:val="1"/>
        <w:rPr>
          <w:rFonts w:ascii="仿宋" w:hAnsi="仿宋" w:eastAsia="仿宋" w:cs="Arial"/>
          <w:b/>
          <w:bCs/>
          <w:kern w:val="0"/>
          <w:sz w:val="32"/>
          <w:szCs w:val="32"/>
        </w:rPr>
      </w:pPr>
      <w:bookmarkStart w:id="2" w:name="_Toc182902186"/>
      <w:r>
        <w:rPr>
          <w:rFonts w:hint="eastAsia" w:ascii="仿宋" w:hAnsi="仿宋" w:eastAsia="仿宋" w:cs="Arial"/>
          <w:b/>
          <w:bCs/>
          <w:kern w:val="0"/>
          <w:sz w:val="32"/>
          <w:szCs w:val="32"/>
        </w:rPr>
        <w:t>第十五条 附件</w:t>
      </w:r>
      <w:bookmarkEnd w:id="2"/>
    </w:p>
    <w:p w14:paraId="4CB3DD06">
      <w:pPr>
        <w:pStyle w:val="33"/>
        <w:widowControl/>
        <w:numPr>
          <w:ilvl w:val="0"/>
          <w:numId w:val="1"/>
        </w:numPr>
        <w:adjustRightInd/>
        <w:snapToGrid/>
        <w:spacing w:before="0" w:beforeAutospacing="0" w:after="0" w:afterAutospacing="0" w:line="440" w:lineRule="exact"/>
        <w:ind w:firstLineChars="0"/>
        <w:jc w:val="left"/>
        <w:rPr>
          <w:rFonts w:ascii="仿宋" w:hAnsi="仿宋" w:eastAsia="仿宋" w:cs="等线"/>
          <w:snapToGrid w:val="0"/>
          <w:kern w:val="0"/>
          <w:sz w:val="24"/>
        </w:rPr>
      </w:pPr>
      <w:r>
        <w:rPr>
          <w:rFonts w:hint="eastAsia" w:ascii="仿宋" w:hAnsi="仿宋" w:eastAsia="仿宋" w:cs="等线"/>
          <w:snapToGrid w:val="0"/>
          <w:kern w:val="0"/>
          <w:sz w:val="24"/>
        </w:rPr>
        <w:t>附件</w:t>
      </w:r>
    </w:p>
    <w:p w14:paraId="2B331622">
      <w:pPr>
        <w:widowControl/>
        <w:adjustRightInd/>
        <w:snapToGrid/>
        <w:spacing w:before="0" w:beforeAutospacing="0" w:after="0" w:afterAutospacing="0" w:line="440" w:lineRule="exact"/>
        <w:ind w:firstLine="480" w:firstLineChars="200"/>
        <w:jc w:val="left"/>
        <w:rPr>
          <w:rFonts w:ascii="仿宋_GB2312" w:hAnsi="仿宋_GB2312" w:eastAsia="仿宋_GB2312" w:cs="仿宋_GB2312"/>
          <w:bCs/>
          <w:kern w:val="0"/>
          <w:sz w:val="24"/>
        </w:rPr>
      </w:pPr>
      <w:r>
        <w:rPr>
          <w:rFonts w:hint="eastAsia" w:ascii="仿宋_GB2312" w:hAnsi="仿宋_GB2312" w:eastAsia="仿宋_GB2312" w:cs="仿宋_GB2312"/>
          <w:bCs/>
          <w:kern w:val="0"/>
          <w:sz w:val="24"/>
        </w:rPr>
        <w:t>附件一、合同内容清单</w:t>
      </w:r>
    </w:p>
    <w:p w14:paraId="61E4DFDB">
      <w:pPr>
        <w:widowControl/>
        <w:adjustRightInd/>
        <w:snapToGrid/>
        <w:spacing w:before="0" w:beforeAutospacing="0" w:after="0" w:afterAutospacing="0" w:line="440" w:lineRule="exact"/>
        <w:ind w:firstLine="480" w:firstLineChars="200"/>
        <w:jc w:val="left"/>
        <w:rPr>
          <w:rFonts w:ascii="仿宋" w:hAnsi="仿宋" w:eastAsia="仿宋" w:cs="等线"/>
          <w:snapToGrid w:val="0"/>
          <w:kern w:val="0"/>
          <w:sz w:val="24"/>
        </w:rPr>
      </w:pPr>
      <w:commentRangeStart w:id="21"/>
      <w:r>
        <w:rPr>
          <w:rFonts w:hint="eastAsia" w:ascii="仿宋_GB2312" w:hAnsi="仿宋_GB2312" w:eastAsia="仿宋_GB2312" w:cs="仿宋_GB2312"/>
          <w:bCs/>
          <w:kern w:val="0"/>
          <w:sz w:val="24"/>
        </w:rPr>
        <w:t>附件二、浙江农村商业联合银行互联网类系统CDN加速服务项目工作任务说明书</w:t>
      </w:r>
      <w:commentRangeEnd w:id="21"/>
      <w:r>
        <w:commentReference w:id="21"/>
      </w:r>
    </w:p>
    <w:p w14:paraId="246CB5AB">
      <w:pPr>
        <w:widowControl/>
        <w:adjustRightInd/>
        <w:snapToGrid/>
        <w:spacing w:before="0" w:beforeAutospacing="0" w:after="0" w:afterAutospacing="0" w:line="440" w:lineRule="exact"/>
        <w:ind w:firstLine="480" w:firstLineChars="200"/>
        <w:jc w:val="left"/>
        <w:rPr>
          <w:rFonts w:ascii="仿宋_GB2312" w:hAnsi="仿宋_GB2312" w:eastAsia="仿宋_GB2312" w:cs="仿宋_GB2312"/>
          <w:bCs/>
          <w:kern w:val="0"/>
          <w:sz w:val="24"/>
        </w:rPr>
      </w:pPr>
      <w:r>
        <w:rPr>
          <w:rFonts w:hint="eastAsia" w:ascii="仿宋_GB2312" w:hAnsi="仿宋_GB2312" w:eastAsia="仿宋_GB2312" w:cs="仿宋_GB2312"/>
          <w:bCs/>
          <w:kern w:val="0"/>
          <w:sz w:val="24"/>
        </w:rPr>
        <w:t>附件三、产品服务协议</w:t>
      </w:r>
    </w:p>
    <w:p w14:paraId="7982242E">
      <w:pPr>
        <w:widowControl/>
        <w:adjustRightInd/>
        <w:snapToGrid/>
        <w:spacing w:before="0" w:beforeAutospacing="0" w:after="0" w:afterAutospacing="0" w:line="440" w:lineRule="exact"/>
        <w:ind w:firstLine="480" w:firstLineChars="200"/>
        <w:jc w:val="left"/>
        <w:rPr>
          <w:rFonts w:ascii="仿宋" w:hAnsi="仿宋" w:eastAsia="仿宋" w:cs="宋体"/>
          <w:snapToGrid w:val="0"/>
          <w:kern w:val="0"/>
          <w:sz w:val="24"/>
        </w:rPr>
      </w:pPr>
      <w:r>
        <w:rPr>
          <w:rFonts w:hint="eastAsia" w:ascii="仿宋_GB2312" w:hAnsi="仿宋_GB2312" w:eastAsia="仿宋_GB2312" w:cs="仿宋_GB2312"/>
          <w:bCs/>
          <w:kern w:val="0"/>
          <w:sz w:val="24"/>
        </w:rPr>
        <w:t>附件四、</w:t>
      </w:r>
      <w:r>
        <w:rPr>
          <w:rFonts w:hint="eastAsia" w:ascii="仿宋" w:hAnsi="仿宋" w:eastAsia="仿宋" w:cs="宋体"/>
          <w:snapToGrid w:val="0"/>
          <w:kern w:val="0"/>
          <w:sz w:val="24"/>
        </w:rPr>
        <w:t>浙江省农商银行系统信息化建设保密协议</w:t>
      </w:r>
    </w:p>
    <w:p w14:paraId="10B2E85B">
      <w:pPr>
        <w:widowControl/>
        <w:adjustRightInd/>
        <w:snapToGrid/>
        <w:spacing w:before="0" w:beforeAutospacing="0" w:after="0" w:afterAutospacing="0" w:line="440" w:lineRule="exact"/>
        <w:ind w:firstLine="480" w:firstLineChars="200"/>
        <w:jc w:val="left"/>
        <w:rPr>
          <w:rFonts w:ascii="仿宋" w:hAnsi="仿宋" w:eastAsia="仿宋" w:cs="宋体"/>
          <w:snapToGrid w:val="0"/>
          <w:kern w:val="0"/>
          <w:sz w:val="24"/>
        </w:rPr>
      </w:pPr>
      <w:r>
        <w:rPr>
          <w:rFonts w:hint="eastAsia" w:ascii="仿宋_GB2312" w:hAnsi="仿宋_GB2312" w:eastAsia="仿宋_GB2312" w:cs="仿宋_GB2312"/>
          <w:bCs/>
          <w:kern w:val="0"/>
          <w:sz w:val="24"/>
        </w:rPr>
        <w:t>附件五、</w:t>
      </w:r>
      <w:r>
        <w:rPr>
          <w:rFonts w:hint="eastAsia" w:ascii="仿宋" w:hAnsi="仿宋" w:eastAsia="仿宋" w:cs="宋体"/>
          <w:snapToGrid w:val="0"/>
          <w:kern w:val="0"/>
          <w:sz w:val="24"/>
        </w:rPr>
        <w:t>供应商廉洁承诺书</w:t>
      </w:r>
    </w:p>
    <w:p w14:paraId="19238A8D">
      <w:pPr>
        <w:widowControl/>
        <w:adjustRightInd/>
        <w:snapToGrid/>
        <w:spacing w:before="0" w:beforeAutospacing="0" w:after="0" w:afterAutospacing="0" w:line="440" w:lineRule="exact"/>
        <w:ind w:firstLine="480" w:firstLineChars="200"/>
        <w:jc w:val="left"/>
        <w:rPr>
          <w:rFonts w:ascii="仿宋" w:hAnsi="仿宋" w:eastAsia="仿宋" w:cs="宋体"/>
          <w:snapToGrid w:val="0"/>
          <w:kern w:val="0"/>
          <w:sz w:val="24"/>
        </w:rPr>
      </w:pPr>
      <w:r>
        <w:rPr>
          <w:rFonts w:hint="eastAsia" w:ascii="仿宋" w:hAnsi="仿宋" w:eastAsia="仿宋" w:cs="宋体"/>
          <w:snapToGrid w:val="0"/>
          <w:kern w:val="0"/>
          <w:sz w:val="24"/>
        </w:rPr>
        <w:t>附件六、</w:t>
      </w:r>
      <w:r>
        <w:rPr>
          <w:rFonts w:hint="eastAsia" w:ascii="微软雅黑 Light" w:hAnsi="微软雅黑 Light" w:eastAsia="微软雅黑 Light"/>
          <w:szCs w:val="21"/>
        </w:rPr>
        <w:t>购买/使用腾讯云境外服务附录</w:t>
      </w:r>
    </w:p>
    <w:p w14:paraId="3A88B769">
      <w:pPr>
        <w:widowControl/>
        <w:adjustRightInd/>
        <w:snapToGrid/>
        <w:spacing w:before="0" w:beforeAutospacing="0" w:after="0" w:afterAutospacing="0" w:line="440" w:lineRule="exact"/>
        <w:ind w:firstLine="480" w:firstLineChars="200"/>
        <w:jc w:val="left"/>
        <w:rPr>
          <w:rFonts w:ascii="仿宋" w:hAnsi="仿宋" w:eastAsia="仿宋" w:cs="等线"/>
          <w:snapToGrid w:val="0"/>
          <w:kern w:val="0"/>
          <w:sz w:val="24"/>
        </w:rPr>
      </w:pPr>
      <w:r>
        <w:rPr>
          <w:rFonts w:hint="eastAsia" w:ascii="仿宋" w:hAnsi="仿宋" w:eastAsia="仿宋" w:cs="等线"/>
          <w:snapToGrid w:val="0"/>
          <w:kern w:val="0"/>
          <w:sz w:val="24"/>
        </w:rPr>
        <w:t>二、与本合同相关的项目资料：</w:t>
      </w:r>
    </w:p>
    <w:p w14:paraId="29F11482">
      <w:pPr>
        <w:widowControl/>
        <w:adjustRightInd/>
        <w:snapToGrid/>
        <w:spacing w:before="0" w:beforeAutospacing="0" w:after="0" w:afterAutospacing="0" w:line="440" w:lineRule="exact"/>
        <w:ind w:left="426"/>
        <w:jc w:val="left"/>
        <w:rPr>
          <w:rFonts w:ascii="仿宋" w:hAnsi="仿宋" w:eastAsia="仿宋" w:cs="等线"/>
          <w:snapToGrid w:val="0"/>
          <w:kern w:val="0"/>
          <w:sz w:val="24"/>
        </w:rPr>
      </w:pPr>
      <w:r>
        <w:rPr>
          <w:rFonts w:hint="eastAsia" w:ascii="仿宋" w:hAnsi="仿宋" w:eastAsia="仿宋" w:cs="等线"/>
          <w:snapToGrid w:val="0"/>
          <w:kern w:val="0"/>
          <w:sz w:val="24"/>
        </w:rPr>
        <w:t>1.甲方：《商务谈判文件</w:t>
      </w:r>
      <w:r>
        <w:rPr>
          <w:rFonts w:ascii="仿宋" w:hAnsi="仿宋" w:eastAsia="仿宋" w:cs="等线"/>
          <w:snapToGrid w:val="0"/>
          <w:kern w:val="0"/>
          <w:sz w:val="24"/>
        </w:rPr>
        <w:t>-互联网类系统CDN加速服务项目（三年）采购</w:t>
      </w:r>
      <w:r>
        <w:rPr>
          <w:rFonts w:ascii="仿宋" w:hAnsi="仿宋" w:eastAsia="仿宋"/>
          <w:sz w:val="24"/>
        </w:rPr>
        <w:t>ZRUB-2025-06-03-08-</w:t>
      </w:r>
      <w:r>
        <w:rPr>
          <w:rFonts w:hint="eastAsia" w:ascii="仿宋" w:hAnsi="仿宋" w:eastAsia="仿宋"/>
          <w:sz w:val="24"/>
        </w:rPr>
        <w:t>C</w:t>
      </w:r>
      <w:r>
        <w:rPr>
          <w:rFonts w:ascii="仿宋" w:hAnsi="仿宋" w:eastAsia="仿宋"/>
          <w:sz w:val="24"/>
        </w:rPr>
        <w:t>002</w:t>
      </w:r>
      <w:r>
        <w:rPr>
          <w:rFonts w:hint="eastAsia" w:ascii="仿宋" w:hAnsi="仿宋" w:eastAsia="仿宋" w:cs="等线"/>
          <w:snapToGrid w:val="0"/>
          <w:kern w:val="0"/>
          <w:sz w:val="24"/>
        </w:rPr>
        <w:t>》</w:t>
      </w:r>
    </w:p>
    <w:p w14:paraId="20AC7F25">
      <w:pPr>
        <w:widowControl/>
        <w:adjustRightInd/>
        <w:snapToGrid/>
        <w:spacing w:before="0" w:beforeAutospacing="0" w:after="0" w:afterAutospacing="0" w:line="440" w:lineRule="exact"/>
        <w:ind w:left="426"/>
        <w:jc w:val="left"/>
        <w:rPr>
          <w:rFonts w:ascii="仿宋" w:hAnsi="仿宋" w:eastAsia="仿宋" w:cs="等线"/>
          <w:snapToGrid w:val="0"/>
          <w:kern w:val="0"/>
          <w:sz w:val="24"/>
        </w:rPr>
      </w:pPr>
      <w:r>
        <w:rPr>
          <w:rFonts w:hint="eastAsia" w:ascii="仿宋" w:hAnsi="仿宋" w:eastAsia="仿宋" w:cs="等线"/>
          <w:snapToGrid w:val="0"/>
          <w:kern w:val="0"/>
          <w:sz w:val="24"/>
        </w:rPr>
        <w:t>2.乙方：《谈判响应文件</w:t>
      </w:r>
      <w:r>
        <w:rPr>
          <w:rFonts w:ascii="仿宋" w:hAnsi="仿宋" w:eastAsia="仿宋" w:cs="等线"/>
          <w:snapToGrid w:val="0"/>
          <w:kern w:val="0"/>
          <w:sz w:val="24"/>
        </w:rPr>
        <w:t>-互联网类系统CDN加速服务项目（三年）采购</w:t>
      </w:r>
      <w:r>
        <w:rPr>
          <w:rFonts w:ascii="仿宋" w:hAnsi="仿宋" w:eastAsia="仿宋"/>
          <w:sz w:val="24"/>
        </w:rPr>
        <w:t>ZRUB-2025-06-03-08-</w:t>
      </w:r>
      <w:r>
        <w:rPr>
          <w:rFonts w:hint="eastAsia" w:ascii="仿宋" w:hAnsi="仿宋" w:eastAsia="仿宋"/>
          <w:sz w:val="24"/>
        </w:rPr>
        <w:t>C</w:t>
      </w:r>
      <w:r>
        <w:rPr>
          <w:rFonts w:ascii="仿宋" w:hAnsi="仿宋" w:eastAsia="仿宋"/>
          <w:sz w:val="24"/>
        </w:rPr>
        <w:t>002</w:t>
      </w:r>
      <w:r>
        <w:rPr>
          <w:rFonts w:hint="eastAsia" w:ascii="仿宋" w:hAnsi="仿宋" w:eastAsia="仿宋" w:cs="等线"/>
          <w:snapToGrid w:val="0"/>
          <w:kern w:val="0"/>
          <w:sz w:val="24"/>
        </w:rPr>
        <w:t>》</w:t>
      </w:r>
    </w:p>
    <w:p w14:paraId="14965F99">
      <w:pPr>
        <w:widowControl/>
        <w:adjustRightInd/>
        <w:spacing w:before="0" w:beforeAutospacing="0" w:after="0" w:afterAutospacing="0" w:line="440" w:lineRule="exact"/>
        <w:jc w:val="left"/>
        <w:rPr>
          <w:rFonts w:ascii="仿宋" w:hAnsi="仿宋" w:eastAsia="仿宋" w:cs="Arial"/>
          <w:snapToGrid w:val="0"/>
          <w:kern w:val="0"/>
          <w:sz w:val="24"/>
        </w:rPr>
      </w:pPr>
      <w:r>
        <w:rPr>
          <w:rFonts w:ascii="仿宋" w:hAnsi="仿宋" w:eastAsia="仿宋" w:cs="Arial"/>
          <w:b/>
          <w:snapToGrid w:val="0"/>
          <w:kern w:val="0"/>
          <w:sz w:val="24"/>
        </w:rPr>
        <w:t>甲方：浙江农村商业联合银行股份有限公司</w:t>
      </w:r>
      <w:r>
        <w:rPr>
          <w:rFonts w:hint="eastAsia" w:ascii="仿宋" w:hAnsi="仿宋" w:eastAsia="仿宋" w:cs="Arial"/>
          <w:b/>
          <w:snapToGrid w:val="0"/>
          <w:kern w:val="0"/>
          <w:sz w:val="24"/>
        </w:rPr>
        <w:t xml:space="preserve">     </w:t>
      </w:r>
      <w:r>
        <w:rPr>
          <w:rFonts w:ascii="仿宋" w:hAnsi="仿宋" w:eastAsia="仿宋" w:cs="Arial"/>
          <w:b/>
          <w:snapToGrid w:val="0"/>
          <w:kern w:val="0"/>
          <w:sz w:val="24"/>
        </w:rPr>
        <w:t>乙方：</w:t>
      </w:r>
      <w:r>
        <w:rPr>
          <w:rFonts w:hint="eastAsia" w:ascii="仿宋" w:hAnsi="仿宋" w:eastAsia="仿宋" w:cs="Arial"/>
          <w:b/>
          <w:snapToGrid w:val="0"/>
          <w:kern w:val="0"/>
          <w:sz w:val="24"/>
        </w:rPr>
        <w:t>腾讯云计算（北京）有限责任公司</w:t>
      </w:r>
    </w:p>
    <w:p w14:paraId="67DE2A0D">
      <w:pPr>
        <w:widowControl/>
        <w:adjustRightInd/>
        <w:snapToGrid/>
        <w:spacing w:before="0" w:beforeAutospacing="0" w:after="0" w:afterAutospacing="0" w:line="440" w:lineRule="exact"/>
        <w:ind w:firstLine="480" w:firstLineChars="200"/>
        <w:jc w:val="left"/>
        <w:rPr>
          <w:rFonts w:ascii="仿宋" w:hAnsi="仿宋" w:eastAsia="仿宋" w:cs="宋体"/>
          <w:snapToGrid w:val="0"/>
          <w:kern w:val="0"/>
          <w:sz w:val="24"/>
        </w:rPr>
      </w:pPr>
    </w:p>
    <w:p w14:paraId="51001AC6">
      <w:pPr>
        <w:widowControl/>
        <w:adjustRightInd/>
        <w:snapToGrid/>
        <w:spacing w:before="0" w:beforeAutospacing="0" w:after="0" w:afterAutospacing="0" w:line="440" w:lineRule="exact"/>
        <w:ind w:firstLine="480" w:firstLineChars="200"/>
        <w:jc w:val="left"/>
        <w:rPr>
          <w:rFonts w:ascii="仿宋" w:hAnsi="仿宋" w:eastAsia="仿宋" w:cs="宋体"/>
          <w:snapToGrid w:val="0"/>
          <w:kern w:val="0"/>
          <w:sz w:val="24"/>
        </w:rPr>
      </w:pPr>
      <w:r>
        <w:rPr>
          <w:rFonts w:hint="eastAsia" w:ascii="仿宋" w:hAnsi="仿宋" w:eastAsia="仿宋" w:cs="宋体"/>
          <w:snapToGrid w:val="0"/>
          <w:kern w:val="0"/>
          <w:sz w:val="24"/>
        </w:rPr>
        <w:t xml:space="preserve">（加盖单位公章或合同专用章）              </w:t>
      </w:r>
      <w:r>
        <w:rPr>
          <w:rFonts w:ascii="仿宋" w:hAnsi="仿宋" w:eastAsia="仿宋" w:cs="宋体"/>
          <w:snapToGrid w:val="0"/>
          <w:kern w:val="0"/>
          <w:sz w:val="24"/>
        </w:rPr>
        <w:t xml:space="preserve"> </w:t>
      </w:r>
      <w:r>
        <w:rPr>
          <w:rFonts w:hint="eastAsia" w:ascii="仿宋" w:hAnsi="仿宋" w:eastAsia="仿宋" w:cs="宋体"/>
          <w:snapToGrid w:val="0"/>
          <w:kern w:val="0"/>
          <w:sz w:val="24"/>
        </w:rPr>
        <w:t>（加盖单位公章或合同专用章）</w:t>
      </w:r>
    </w:p>
    <w:p w14:paraId="0C1006E8">
      <w:pPr>
        <w:widowControl/>
        <w:adjustRightInd/>
        <w:snapToGrid/>
        <w:spacing w:before="0" w:beforeAutospacing="0" w:after="0" w:afterAutospacing="0" w:line="440" w:lineRule="exact"/>
        <w:ind w:firstLine="480" w:firstLineChars="200"/>
        <w:jc w:val="left"/>
        <w:rPr>
          <w:rFonts w:ascii="仿宋" w:hAnsi="仿宋" w:eastAsia="仿宋" w:cs="宋体"/>
          <w:snapToGrid w:val="0"/>
          <w:kern w:val="0"/>
          <w:sz w:val="24"/>
        </w:rPr>
      </w:pPr>
      <w:r>
        <w:rPr>
          <w:rFonts w:hint="eastAsia" w:ascii="仿宋" w:hAnsi="仿宋" w:eastAsia="仿宋" w:cs="宋体"/>
          <w:snapToGrid w:val="0"/>
          <w:kern w:val="0"/>
          <w:sz w:val="24"/>
        </w:rPr>
        <w:t>法定代表人或授权代理人                     法定代表人或授权代理人</w:t>
      </w:r>
    </w:p>
    <w:p w14:paraId="5DE5B81D">
      <w:pPr>
        <w:widowControl/>
        <w:adjustRightInd/>
        <w:snapToGrid/>
        <w:spacing w:before="0" w:beforeAutospacing="0" w:after="0" w:afterAutospacing="0" w:line="440" w:lineRule="exact"/>
        <w:ind w:firstLine="480" w:firstLineChars="200"/>
        <w:jc w:val="left"/>
        <w:rPr>
          <w:rFonts w:ascii="仿宋" w:hAnsi="仿宋" w:eastAsia="仿宋" w:cs="宋体"/>
          <w:snapToGrid w:val="0"/>
          <w:kern w:val="0"/>
          <w:sz w:val="24"/>
        </w:rPr>
      </w:pPr>
      <w:r>
        <w:rPr>
          <w:rFonts w:hint="eastAsia" w:ascii="仿宋" w:hAnsi="仿宋" w:eastAsia="仿宋" w:cs="宋体"/>
          <w:snapToGrid w:val="0"/>
          <w:kern w:val="0"/>
          <w:sz w:val="24"/>
        </w:rPr>
        <w:t>（签字或加盖人名章）：                     （签字或加盖人名章）：</w:t>
      </w:r>
    </w:p>
    <w:p w14:paraId="50D51576">
      <w:pPr>
        <w:widowControl/>
        <w:adjustRightInd/>
        <w:snapToGrid/>
        <w:spacing w:before="0" w:beforeAutospacing="0" w:after="0" w:afterAutospacing="0" w:line="440" w:lineRule="exact"/>
        <w:ind w:firstLine="480" w:firstLineChars="200"/>
        <w:jc w:val="left"/>
        <w:rPr>
          <w:rFonts w:ascii="仿宋" w:hAnsi="仿宋" w:eastAsia="仿宋" w:cs="宋体"/>
          <w:snapToGrid w:val="0"/>
          <w:kern w:val="0"/>
          <w:sz w:val="24"/>
        </w:rPr>
      </w:pPr>
      <w:r>
        <w:rPr>
          <w:rFonts w:hint="eastAsia" w:ascii="仿宋" w:hAnsi="仿宋" w:eastAsia="仿宋" w:cs="宋体"/>
          <w:snapToGrid w:val="0"/>
          <w:kern w:val="0"/>
          <w:sz w:val="24"/>
        </w:rPr>
        <w:t>日期：202</w:t>
      </w:r>
      <w:r>
        <w:rPr>
          <w:rFonts w:ascii="仿宋" w:hAnsi="仿宋" w:eastAsia="仿宋" w:cs="宋体"/>
          <w:snapToGrid w:val="0"/>
          <w:kern w:val="0"/>
          <w:sz w:val="24"/>
        </w:rPr>
        <w:t>5</w:t>
      </w:r>
      <w:r>
        <w:rPr>
          <w:rFonts w:hint="eastAsia" w:ascii="仿宋" w:hAnsi="仿宋" w:eastAsia="仿宋" w:cs="宋体"/>
          <w:snapToGrid w:val="0"/>
          <w:kern w:val="0"/>
          <w:sz w:val="24"/>
        </w:rPr>
        <w:t>年    月    日                   日期：202</w:t>
      </w:r>
      <w:r>
        <w:rPr>
          <w:rFonts w:ascii="仿宋" w:hAnsi="仿宋" w:eastAsia="仿宋" w:cs="宋体"/>
          <w:snapToGrid w:val="0"/>
          <w:kern w:val="0"/>
          <w:sz w:val="24"/>
        </w:rPr>
        <w:t>5</w:t>
      </w:r>
      <w:r>
        <w:rPr>
          <w:rFonts w:hint="eastAsia" w:ascii="仿宋" w:hAnsi="仿宋" w:eastAsia="仿宋" w:cs="宋体"/>
          <w:snapToGrid w:val="0"/>
          <w:kern w:val="0"/>
          <w:sz w:val="24"/>
        </w:rPr>
        <w:t xml:space="preserve">年 </w:t>
      </w:r>
      <w:r>
        <w:rPr>
          <w:rFonts w:ascii="仿宋" w:hAnsi="仿宋" w:eastAsia="仿宋" w:cs="宋体"/>
          <w:snapToGrid w:val="0"/>
          <w:kern w:val="0"/>
          <w:sz w:val="24"/>
        </w:rPr>
        <w:t xml:space="preserve"> </w:t>
      </w:r>
      <w:r>
        <w:rPr>
          <w:rFonts w:hint="eastAsia" w:ascii="仿宋" w:hAnsi="仿宋" w:eastAsia="仿宋" w:cs="宋体"/>
          <w:snapToGrid w:val="0"/>
          <w:kern w:val="0"/>
          <w:sz w:val="24"/>
        </w:rPr>
        <w:t xml:space="preserve"> 月   日</w:t>
      </w:r>
    </w:p>
    <w:p w14:paraId="19A54369">
      <w:pPr>
        <w:widowControl/>
        <w:adjustRightInd/>
        <w:snapToGrid/>
        <w:spacing w:before="0" w:beforeAutospacing="0" w:after="0" w:afterAutospacing="0" w:line="440" w:lineRule="exact"/>
        <w:ind w:firstLine="480" w:firstLineChars="200"/>
        <w:jc w:val="left"/>
        <w:rPr>
          <w:rFonts w:ascii="仿宋" w:hAnsi="仿宋" w:eastAsia="仿宋" w:cs="宋体"/>
          <w:kern w:val="0"/>
          <w:sz w:val="24"/>
          <w:lang w:val="en-GB"/>
        </w:rPr>
      </w:pPr>
    </w:p>
    <w:p w14:paraId="7417CA10">
      <w:pPr>
        <w:widowControl/>
        <w:adjustRightInd/>
        <w:snapToGrid/>
        <w:spacing w:before="0" w:beforeAutospacing="0" w:after="0" w:afterAutospacing="0" w:line="440" w:lineRule="exact"/>
        <w:ind w:firstLine="480" w:firstLineChars="200"/>
        <w:jc w:val="left"/>
        <w:rPr>
          <w:rFonts w:ascii="仿宋" w:hAnsi="仿宋" w:eastAsia="仿宋" w:cs="宋体"/>
          <w:snapToGrid w:val="0"/>
          <w:kern w:val="0"/>
          <w:sz w:val="24"/>
        </w:rPr>
      </w:pPr>
      <w:r>
        <w:rPr>
          <w:rFonts w:hint="eastAsia" w:ascii="仿宋" w:hAnsi="仿宋" w:eastAsia="仿宋" w:cs="宋体"/>
          <w:snapToGrid w:val="0"/>
          <w:kern w:val="0"/>
          <w:sz w:val="24"/>
        </w:rPr>
        <w:t>（注：涉及授权代理人签署的，请附法定代表人出具的授权书）</w:t>
      </w:r>
    </w:p>
    <w:p w14:paraId="4FAFCD7C">
      <w:pPr>
        <w:widowControl/>
        <w:adjustRightInd/>
        <w:snapToGrid/>
        <w:spacing w:before="0" w:beforeAutospacing="0" w:after="0" w:afterAutospacing="0"/>
        <w:ind w:firstLine="560" w:firstLineChars="200"/>
        <w:jc w:val="left"/>
        <w:rPr>
          <w:rFonts w:ascii="Times New Roman" w:hAnsi="Times New Roman" w:eastAsia="黑体" w:cs="Times New Roman"/>
          <w:bCs/>
          <w:kern w:val="0"/>
          <w:sz w:val="28"/>
          <w:szCs w:val="28"/>
          <w:lang w:val="zh-CN"/>
        </w:rPr>
      </w:pPr>
      <w:r>
        <w:rPr>
          <w:rFonts w:ascii="Times New Roman" w:hAnsi="Times New Roman" w:eastAsia="黑体" w:cs="Times New Roman"/>
          <w:bCs/>
          <w:kern w:val="0"/>
          <w:sz w:val="28"/>
          <w:szCs w:val="28"/>
          <w:lang w:val="zh-CN"/>
        </w:rPr>
        <w:br w:type="page"/>
      </w:r>
    </w:p>
    <w:p w14:paraId="266AE9B0">
      <w:pPr>
        <w:keepNext/>
        <w:keepLines/>
        <w:adjustRightInd/>
        <w:snapToGrid/>
        <w:spacing w:before="0" w:beforeAutospacing="0" w:after="0" w:afterAutospacing="0" w:line="400" w:lineRule="exact"/>
        <w:outlineLvl w:val="2"/>
        <w:rPr>
          <w:rFonts w:ascii="Times New Roman" w:hAnsi="Times New Roman" w:eastAsia="黑体" w:cs="Times New Roman"/>
          <w:bCs/>
          <w:kern w:val="0"/>
          <w:sz w:val="28"/>
          <w:szCs w:val="28"/>
          <w:lang w:val="zh-CN"/>
        </w:rPr>
      </w:pPr>
      <w:r>
        <w:rPr>
          <w:rFonts w:hint="eastAsia" w:ascii="Times New Roman" w:hAnsi="Times New Roman" w:eastAsia="黑体" w:cs="Times New Roman"/>
          <w:bCs/>
          <w:kern w:val="0"/>
          <w:sz w:val="28"/>
          <w:szCs w:val="28"/>
          <w:lang w:val="zh-CN"/>
        </w:rPr>
        <w:t>附件一</w:t>
      </w:r>
    </w:p>
    <w:p w14:paraId="6E93BE08">
      <w:pPr>
        <w:pStyle w:val="8"/>
        <w:spacing w:after="0" w:line="440" w:lineRule="exact"/>
        <w:ind w:left="0" w:leftChars="0" w:firstLine="641" w:firstLineChars="200"/>
        <w:jc w:val="center"/>
        <w:rPr>
          <w:rFonts w:ascii="仿宋" w:hAnsi="仿宋" w:eastAsia="仿宋"/>
          <w:b/>
          <w:sz w:val="32"/>
        </w:rPr>
      </w:pPr>
      <w:r>
        <w:rPr>
          <w:rFonts w:hint="eastAsia" w:ascii="仿宋" w:hAnsi="仿宋" w:eastAsia="仿宋"/>
          <w:b/>
          <w:sz w:val="32"/>
        </w:rPr>
        <w:t>合同内容清单</w:t>
      </w:r>
    </w:p>
    <w:p w14:paraId="34EE227B">
      <w:pPr>
        <w:pStyle w:val="8"/>
        <w:spacing w:after="0" w:line="440" w:lineRule="exact"/>
        <w:ind w:left="0" w:leftChars="0"/>
        <w:rPr>
          <w:rFonts w:ascii="仿宋" w:hAnsi="仿宋" w:eastAsia="仿宋"/>
          <w:b/>
          <w:sz w:val="24"/>
        </w:rPr>
      </w:pPr>
      <w:r>
        <w:rPr>
          <w:rFonts w:hint="eastAsia" w:ascii="仿宋" w:hAnsi="仿宋" w:eastAsia="仿宋"/>
          <w:b/>
          <w:sz w:val="24"/>
        </w:rPr>
        <w:t>一</w:t>
      </w:r>
      <w:r>
        <w:rPr>
          <w:rFonts w:ascii="仿宋" w:hAnsi="仿宋" w:eastAsia="仿宋"/>
          <w:b/>
          <w:sz w:val="24"/>
        </w:rPr>
        <w:t>.</w:t>
      </w:r>
      <w:r>
        <w:rPr>
          <w:rFonts w:hint="eastAsia" w:ascii="仿宋" w:hAnsi="仿宋" w:eastAsia="仿宋"/>
          <w:b/>
          <w:sz w:val="24"/>
        </w:rPr>
        <w:t>产品优惠报价</w:t>
      </w:r>
    </w:p>
    <w:p w14:paraId="2EAD9FFA">
      <w:pPr>
        <w:pStyle w:val="8"/>
        <w:spacing w:after="0" w:line="440" w:lineRule="exact"/>
        <w:ind w:left="0" w:leftChars="0"/>
        <w:rPr>
          <w:rFonts w:ascii="仿宋" w:hAnsi="仿宋" w:eastAsia="仿宋"/>
          <w:sz w:val="24"/>
        </w:rPr>
      </w:pPr>
      <w:r>
        <w:rPr>
          <w:rFonts w:ascii="仿宋" w:hAnsi="仿宋" w:eastAsia="仿宋"/>
          <w:sz w:val="24"/>
        </w:rPr>
        <w:t>（1）CDN网站加速费用</w:t>
      </w:r>
    </w:p>
    <w:p w14:paraId="55DF04BF">
      <w:pPr>
        <w:pStyle w:val="8"/>
        <w:spacing w:after="0" w:line="440" w:lineRule="exact"/>
        <w:rPr>
          <w:rFonts w:ascii="仿宋" w:hAnsi="仿宋" w:eastAsia="仿宋"/>
          <w:sz w:val="24"/>
        </w:rPr>
      </w:pPr>
      <w:r>
        <w:rPr>
          <w:rFonts w:hint="eastAsia" w:ascii="仿宋" w:hAnsi="仿宋" w:eastAsia="仿宋"/>
          <w:sz w:val="24"/>
        </w:rPr>
        <w:t>计费方式</w:t>
      </w:r>
      <w:r>
        <w:rPr>
          <w:rFonts w:ascii="仿宋" w:hAnsi="仿宋" w:eastAsia="仿宋"/>
          <w:sz w:val="24"/>
        </w:rPr>
        <w:t>-带宽月结：</w:t>
      </w:r>
    </w:p>
    <w:p w14:paraId="67C605CD">
      <w:pPr>
        <w:pStyle w:val="8"/>
        <w:spacing w:after="0" w:line="440" w:lineRule="exact"/>
        <w:ind w:left="0" w:leftChars="0" w:firstLine="480" w:firstLineChars="200"/>
        <w:rPr>
          <w:rFonts w:ascii="仿宋" w:hAnsi="仿宋" w:eastAsia="仿宋"/>
          <w:sz w:val="24"/>
        </w:rPr>
      </w:pPr>
      <w:r>
        <w:rPr>
          <w:rFonts w:ascii="仿宋" w:hAnsi="仿宋" w:eastAsia="仿宋"/>
          <w:sz w:val="24"/>
        </w:rPr>
        <w:t>CDN 每日带宽统计点共288个，从当月1号起，每一个有效日（产生消耗）的所有统计点进行排序，去掉前5%的统计点，剩下的最大的统计点，即为计费带宽，再根据合同价格计算费用。</w:t>
      </w:r>
      <w:r>
        <w:rPr>
          <w:rFonts w:hint="eastAsia" w:ascii="仿宋" w:hAnsi="仿宋" w:eastAsia="仿宋"/>
          <w:sz w:val="24"/>
        </w:rPr>
        <w:t>采用阶梯到达模式，阶梯价格如下所示</w:t>
      </w:r>
      <w:r>
        <w:rPr>
          <w:rFonts w:ascii="仿宋" w:hAnsi="仿宋" w:eastAsia="仿宋"/>
          <w:sz w:val="24"/>
        </w:rPr>
        <w:t>：</w:t>
      </w:r>
    </w:p>
    <w:tbl>
      <w:tblPr>
        <w:tblStyle w:val="14"/>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14"/>
        <w:gridCol w:w="3417"/>
        <w:gridCol w:w="3417"/>
      </w:tblGrid>
      <w:tr w14:paraId="2DB142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6" w:hRule="atLeast"/>
          <w:jc w:val="center"/>
        </w:trPr>
        <w:tc>
          <w:tcPr>
            <w:tcW w:w="1530" w:type="pct"/>
            <w:vAlign w:val="center"/>
          </w:tcPr>
          <w:p w14:paraId="32D97153">
            <w:pPr>
              <w:ind w:firstLine="480" w:firstLineChars="200"/>
              <w:rPr>
                <w:rFonts w:ascii="仿宋" w:hAnsi="仿宋" w:eastAsia="仿宋"/>
                <w:sz w:val="24"/>
              </w:rPr>
            </w:pPr>
            <w:r>
              <w:rPr>
                <w:rFonts w:ascii="仿宋" w:hAnsi="仿宋" w:eastAsia="仿宋"/>
                <w:sz w:val="24"/>
              </w:rPr>
              <w:t>带宽阶梯(Mbps/天)</w:t>
            </w:r>
          </w:p>
        </w:tc>
        <w:tc>
          <w:tcPr>
            <w:tcW w:w="1735" w:type="pct"/>
            <w:vAlign w:val="center"/>
          </w:tcPr>
          <w:p w14:paraId="5ADD4D8D">
            <w:pPr>
              <w:ind w:firstLine="480" w:firstLineChars="200"/>
              <w:rPr>
                <w:rFonts w:ascii="仿宋" w:hAnsi="仿宋" w:eastAsia="仿宋"/>
                <w:sz w:val="24"/>
              </w:rPr>
            </w:pPr>
            <w:r>
              <w:rPr>
                <w:rFonts w:ascii="仿宋" w:hAnsi="仿宋" w:eastAsia="仿宋"/>
                <w:sz w:val="24"/>
              </w:rPr>
              <w:t>境内</w:t>
            </w:r>
            <w:r>
              <w:rPr>
                <w:rFonts w:hint="eastAsia" w:ascii="仿宋" w:hAnsi="仿宋" w:eastAsia="仿宋"/>
                <w:sz w:val="24"/>
              </w:rPr>
              <w:t xml:space="preserve"> </w:t>
            </w:r>
            <w:r>
              <w:rPr>
                <w:rFonts w:ascii="仿宋" w:hAnsi="仿宋" w:eastAsia="仿宋"/>
                <w:sz w:val="24"/>
              </w:rPr>
              <w:t>单位：人民币元（含税）</w:t>
            </w:r>
          </w:p>
        </w:tc>
        <w:tc>
          <w:tcPr>
            <w:tcW w:w="1735" w:type="pct"/>
            <w:vAlign w:val="center"/>
          </w:tcPr>
          <w:p w14:paraId="76F4F03D">
            <w:pPr>
              <w:ind w:firstLine="480" w:firstLineChars="200"/>
              <w:rPr>
                <w:rFonts w:ascii="仿宋" w:hAnsi="仿宋" w:eastAsia="仿宋"/>
                <w:sz w:val="24"/>
              </w:rPr>
            </w:pPr>
            <w:r>
              <w:rPr>
                <w:rFonts w:ascii="仿宋" w:hAnsi="仿宋" w:eastAsia="仿宋"/>
                <w:sz w:val="24"/>
              </w:rPr>
              <w:t>境外</w:t>
            </w:r>
            <w:r>
              <w:rPr>
                <w:rFonts w:hint="eastAsia" w:ascii="仿宋" w:hAnsi="仿宋" w:eastAsia="仿宋"/>
                <w:sz w:val="24"/>
              </w:rPr>
              <w:t xml:space="preserve"> </w:t>
            </w:r>
            <w:r>
              <w:rPr>
                <w:rFonts w:ascii="仿宋" w:hAnsi="仿宋" w:eastAsia="仿宋"/>
                <w:sz w:val="24"/>
              </w:rPr>
              <w:t>单位：人民币元（含税）</w:t>
            </w:r>
          </w:p>
        </w:tc>
      </w:tr>
      <w:tr w14:paraId="6B2AA3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7" w:hRule="atLeast"/>
          <w:jc w:val="center"/>
        </w:trPr>
        <w:tc>
          <w:tcPr>
            <w:tcW w:w="1530" w:type="pct"/>
            <w:vAlign w:val="center"/>
          </w:tcPr>
          <w:p w14:paraId="0440E517">
            <w:pPr>
              <w:ind w:firstLine="480" w:firstLineChars="200"/>
              <w:rPr>
                <w:rFonts w:ascii="仿宋" w:hAnsi="仿宋" w:eastAsia="仿宋"/>
                <w:sz w:val="24"/>
              </w:rPr>
            </w:pPr>
            <w:r>
              <w:rPr>
                <w:rFonts w:ascii="仿宋" w:hAnsi="仿宋" w:eastAsia="仿宋"/>
                <w:sz w:val="24"/>
              </w:rPr>
              <w:t>0Mbps- 500Mbps</w:t>
            </w:r>
          </w:p>
        </w:tc>
        <w:tc>
          <w:tcPr>
            <w:tcW w:w="1735" w:type="pct"/>
            <w:vAlign w:val="center"/>
          </w:tcPr>
          <w:p w14:paraId="48A16571">
            <w:pPr>
              <w:ind w:firstLine="480" w:firstLineChars="200"/>
              <w:rPr>
                <w:rFonts w:ascii="仿宋" w:hAnsi="仿宋" w:eastAsia="仿宋"/>
                <w:sz w:val="24"/>
              </w:rPr>
            </w:pPr>
            <w:r>
              <w:rPr>
                <w:rFonts w:hint="eastAsia" w:ascii="仿宋" w:hAnsi="仿宋" w:eastAsia="仿宋"/>
                <w:sz w:val="24"/>
              </w:rPr>
              <w:t>0.423</w:t>
            </w:r>
          </w:p>
        </w:tc>
        <w:tc>
          <w:tcPr>
            <w:tcW w:w="1735" w:type="pct"/>
          </w:tcPr>
          <w:p w14:paraId="72BD81D4">
            <w:pPr>
              <w:ind w:firstLine="480" w:firstLineChars="200"/>
              <w:rPr>
                <w:rFonts w:ascii="仿宋" w:hAnsi="仿宋" w:eastAsia="仿宋"/>
                <w:sz w:val="24"/>
              </w:rPr>
            </w:pPr>
            <w:r>
              <w:rPr>
                <w:rFonts w:hint="eastAsia" w:ascii="仿宋" w:hAnsi="仿宋" w:eastAsia="仿宋"/>
                <w:sz w:val="24"/>
              </w:rPr>
              <w:t>1.334</w:t>
            </w:r>
          </w:p>
        </w:tc>
      </w:tr>
      <w:tr w14:paraId="61DF5B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7" w:hRule="atLeast"/>
          <w:jc w:val="center"/>
        </w:trPr>
        <w:tc>
          <w:tcPr>
            <w:tcW w:w="1530" w:type="pct"/>
            <w:vAlign w:val="center"/>
          </w:tcPr>
          <w:p w14:paraId="5DDA6D4C">
            <w:pPr>
              <w:ind w:firstLine="480" w:firstLineChars="200"/>
              <w:rPr>
                <w:rFonts w:ascii="仿宋" w:hAnsi="仿宋" w:eastAsia="仿宋"/>
                <w:sz w:val="24"/>
              </w:rPr>
            </w:pPr>
            <w:r>
              <w:rPr>
                <w:rFonts w:ascii="仿宋" w:hAnsi="仿宋" w:eastAsia="仿宋"/>
                <w:sz w:val="24"/>
              </w:rPr>
              <w:t>500Mbps- 5Gbps</w:t>
            </w:r>
          </w:p>
        </w:tc>
        <w:tc>
          <w:tcPr>
            <w:tcW w:w="1735" w:type="pct"/>
            <w:vAlign w:val="center"/>
          </w:tcPr>
          <w:p w14:paraId="1F9FF2A0">
            <w:pPr>
              <w:ind w:firstLine="480" w:firstLineChars="200"/>
              <w:rPr>
                <w:rFonts w:ascii="仿宋" w:hAnsi="仿宋" w:eastAsia="仿宋"/>
                <w:sz w:val="24"/>
              </w:rPr>
            </w:pPr>
            <w:r>
              <w:rPr>
                <w:rFonts w:hint="eastAsia" w:ascii="仿宋" w:hAnsi="仿宋" w:eastAsia="仿宋"/>
                <w:sz w:val="24"/>
              </w:rPr>
              <w:t>0.415</w:t>
            </w:r>
          </w:p>
        </w:tc>
        <w:tc>
          <w:tcPr>
            <w:tcW w:w="1735" w:type="pct"/>
          </w:tcPr>
          <w:p w14:paraId="562B9AD2">
            <w:pPr>
              <w:ind w:firstLine="480" w:firstLineChars="200"/>
              <w:rPr>
                <w:rFonts w:ascii="仿宋" w:hAnsi="仿宋" w:eastAsia="仿宋"/>
                <w:sz w:val="24"/>
              </w:rPr>
            </w:pPr>
            <w:r>
              <w:rPr>
                <w:rFonts w:hint="eastAsia" w:ascii="仿宋" w:hAnsi="仿宋" w:eastAsia="仿宋"/>
                <w:sz w:val="24"/>
              </w:rPr>
              <w:t>1.269</w:t>
            </w:r>
          </w:p>
        </w:tc>
      </w:tr>
      <w:tr w14:paraId="74E5A3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7" w:hRule="atLeast"/>
          <w:jc w:val="center"/>
        </w:trPr>
        <w:tc>
          <w:tcPr>
            <w:tcW w:w="1530" w:type="pct"/>
            <w:vAlign w:val="center"/>
          </w:tcPr>
          <w:p w14:paraId="50B51016">
            <w:pPr>
              <w:ind w:firstLine="480" w:firstLineChars="200"/>
              <w:rPr>
                <w:rFonts w:ascii="仿宋" w:hAnsi="仿宋" w:eastAsia="仿宋"/>
                <w:sz w:val="24"/>
              </w:rPr>
            </w:pPr>
            <w:r>
              <w:rPr>
                <w:rFonts w:ascii="仿宋" w:hAnsi="仿宋" w:eastAsia="仿宋"/>
                <w:sz w:val="24"/>
              </w:rPr>
              <w:t>5Gbps - 50Gbps</w:t>
            </w:r>
          </w:p>
        </w:tc>
        <w:tc>
          <w:tcPr>
            <w:tcW w:w="1735" w:type="pct"/>
            <w:vAlign w:val="center"/>
          </w:tcPr>
          <w:p w14:paraId="4D36FA54">
            <w:pPr>
              <w:ind w:firstLine="480" w:firstLineChars="200"/>
              <w:rPr>
                <w:rFonts w:ascii="仿宋" w:hAnsi="仿宋" w:eastAsia="仿宋"/>
                <w:sz w:val="24"/>
              </w:rPr>
            </w:pPr>
            <w:r>
              <w:rPr>
                <w:rFonts w:hint="eastAsia" w:ascii="仿宋" w:hAnsi="仿宋" w:eastAsia="仿宋"/>
                <w:sz w:val="24"/>
              </w:rPr>
              <w:t>0.391</w:t>
            </w:r>
          </w:p>
        </w:tc>
        <w:tc>
          <w:tcPr>
            <w:tcW w:w="1735" w:type="pct"/>
          </w:tcPr>
          <w:p w14:paraId="512E364A">
            <w:pPr>
              <w:ind w:firstLine="480" w:firstLineChars="200"/>
              <w:rPr>
                <w:rFonts w:ascii="仿宋" w:hAnsi="仿宋" w:eastAsia="仿宋"/>
                <w:sz w:val="24"/>
              </w:rPr>
            </w:pPr>
            <w:r>
              <w:rPr>
                <w:rFonts w:hint="eastAsia" w:ascii="仿宋" w:hAnsi="仿宋" w:eastAsia="仿宋"/>
                <w:sz w:val="24"/>
              </w:rPr>
              <w:t>0.968</w:t>
            </w:r>
          </w:p>
        </w:tc>
      </w:tr>
      <w:tr w14:paraId="2A7423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2" w:hRule="atLeast"/>
          <w:jc w:val="center"/>
        </w:trPr>
        <w:tc>
          <w:tcPr>
            <w:tcW w:w="1530" w:type="pct"/>
            <w:vAlign w:val="center"/>
          </w:tcPr>
          <w:p w14:paraId="28C03CEE">
            <w:pPr>
              <w:ind w:firstLine="480" w:firstLineChars="200"/>
              <w:rPr>
                <w:rFonts w:ascii="仿宋" w:hAnsi="仿宋" w:eastAsia="仿宋"/>
                <w:sz w:val="24"/>
              </w:rPr>
            </w:pPr>
            <w:r>
              <w:rPr>
                <w:rFonts w:ascii="仿宋" w:hAnsi="仿宋" w:eastAsia="仿宋"/>
                <w:sz w:val="24"/>
              </w:rPr>
              <w:t>≥ 50Gbps</w:t>
            </w:r>
          </w:p>
        </w:tc>
        <w:tc>
          <w:tcPr>
            <w:tcW w:w="1735" w:type="pct"/>
            <w:vAlign w:val="center"/>
          </w:tcPr>
          <w:p w14:paraId="71EE2EBB">
            <w:pPr>
              <w:ind w:firstLine="480" w:firstLineChars="200"/>
              <w:rPr>
                <w:rFonts w:ascii="仿宋" w:hAnsi="仿宋" w:eastAsia="仿宋"/>
                <w:sz w:val="24"/>
              </w:rPr>
            </w:pPr>
            <w:r>
              <w:rPr>
                <w:rFonts w:hint="eastAsia" w:ascii="仿宋" w:hAnsi="仿宋" w:eastAsia="仿宋"/>
                <w:sz w:val="24"/>
              </w:rPr>
              <w:t>0.383</w:t>
            </w:r>
          </w:p>
        </w:tc>
        <w:tc>
          <w:tcPr>
            <w:tcW w:w="1735" w:type="pct"/>
          </w:tcPr>
          <w:p w14:paraId="5983A595">
            <w:pPr>
              <w:ind w:firstLine="480" w:firstLineChars="200"/>
              <w:rPr>
                <w:rFonts w:ascii="仿宋" w:hAnsi="仿宋" w:eastAsia="仿宋"/>
                <w:sz w:val="24"/>
              </w:rPr>
            </w:pPr>
            <w:r>
              <w:rPr>
                <w:rFonts w:hint="eastAsia" w:ascii="仿宋" w:hAnsi="仿宋" w:eastAsia="仿宋"/>
                <w:sz w:val="24"/>
              </w:rPr>
              <w:t>0.686</w:t>
            </w:r>
          </w:p>
        </w:tc>
      </w:tr>
    </w:tbl>
    <w:p w14:paraId="44815A02">
      <w:pPr>
        <w:pStyle w:val="8"/>
        <w:spacing w:after="0" w:line="440" w:lineRule="exact"/>
        <w:ind w:left="0" w:leftChars="0"/>
        <w:rPr>
          <w:rFonts w:ascii="仿宋" w:hAnsi="仿宋" w:eastAsia="仿宋"/>
          <w:sz w:val="24"/>
        </w:rPr>
      </w:pPr>
      <w:r>
        <w:rPr>
          <w:rFonts w:ascii="仿宋" w:hAnsi="仿宋" w:eastAsia="仿宋"/>
          <w:sz w:val="24"/>
        </w:rPr>
        <w:t>（2）对象存储费用</w:t>
      </w:r>
    </w:p>
    <w:p w14:paraId="3166C709">
      <w:pPr>
        <w:pStyle w:val="8"/>
        <w:spacing w:after="0" w:line="440" w:lineRule="exact"/>
        <w:ind w:left="0" w:leftChars="0" w:firstLine="480" w:firstLineChars="200"/>
        <w:rPr>
          <w:rFonts w:ascii="仿宋" w:hAnsi="仿宋" w:eastAsia="仿宋"/>
          <w:sz w:val="24"/>
        </w:rPr>
      </w:pPr>
      <w:r>
        <w:rPr>
          <w:rFonts w:hint="eastAsia" w:ascii="仿宋" w:hAnsi="仿宋" w:eastAsia="仿宋"/>
          <w:sz w:val="24"/>
        </w:rPr>
        <w:t>对象存储用于存放</w:t>
      </w:r>
      <w:r>
        <w:rPr>
          <w:rFonts w:ascii="仿宋" w:hAnsi="仿宋" w:eastAsia="仿宋"/>
          <w:sz w:val="24"/>
        </w:rPr>
        <w:t>APP升级包使用。该部分费用分为三部分：标准存储容量包，CDN回源流量包，标准存储读写请求。</w:t>
      </w:r>
      <w:r>
        <w:rPr>
          <w:rFonts w:hint="eastAsia" w:ascii="仿宋" w:hAnsi="仿宋" w:eastAsia="仿宋"/>
          <w:sz w:val="24"/>
        </w:rPr>
        <w:t>价格如下</w:t>
      </w:r>
      <w:r>
        <w:rPr>
          <w:rFonts w:ascii="仿宋" w:hAnsi="仿宋" w:eastAsia="仿宋"/>
          <w:sz w:val="24"/>
        </w:rPr>
        <w:t>：</w:t>
      </w:r>
    </w:p>
    <w:tbl>
      <w:tblPr>
        <w:tblStyle w:val="14"/>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11"/>
        <w:gridCol w:w="5237"/>
      </w:tblGrid>
      <w:tr w14:paraId="6E226E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1" w:hRule="atLeast"/>
          <w:jc w:val="center"/>
        </w:trPr>
        <w:tc>
          <w:tcPr>
            <w:tcW w:w="2341" w:type="pct"/>
            <w:vAlign w:val="center"/>
          </w:tcPr>
          <w:p w14:paraId="4EEE629C">
            <w:pPr>
              <w:ind w:firstLine="480" w:firstLineChars="200"/>
              <w:rPr>
                <w:rFonts w:ascii="仿宋" w:hAnsi="仿宋" w:eastAsia="仿宋"/>
                <w:sz w:val="24"/>
              </w:rPr>
            </w:pPr>
            <w:r>
              <w:rPr>
                <w:rFonts w:ascii="仿宋" w:hAnsi="仿宋" w:eastAsia="仿宋"/>
                <w:sz w:val="24"/>
              </w:rPr>
              <w:t>业务描述</w:t>
            </w:r>
          </w:p>
        </w:tc>
        <w:tc>
          <w:tcPr>
            <w:tcW w:w="2659" w:type="pct"/>
            <w:vAlign w:val="center"/>
          </w:tcPr>
          <w:p w14:paraId="2A49D94F">
            <w:pPr>
              <w:ind w:firstLine="480" w:firstLineChars="200"/>
              <w:rPr>
                <w:rFonts w:ascii="仿宋" w:hAnsi="仿宋" w:eastAsia="仿宋"/>
                <w:sz w:val="24"/>
              </w:rPr>
            </w:pPr>
            <w:r>
              <w:rPr>
                <w:rFonts w:ascii="仿宋" w:hAnsi="仿宋" w:eastAsia="仿宋"/>
                <w:sz w:val="24"/>
              </w:rPr>
              <w:t>单位：人民币元（含税）</w:t>
            </w:r>
          </w:p>
        </w:tc>
      </w:tr>
      <w:tr w14:paraId="1D343A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1" w:hRule="atLeast"/>
          <w:jc w:val="center"/>
        </w:trPr>
        <w:tc>
          <w:tcPr>
            <w:tcW w:w="2341" w:type="pct"/>
            <w:vAlign w:val="center"/>
          </w:tcPr>
          <w:p w14:paraId="3A0897BC">
            <w:pPr>
              <w:ind w:firstLine="480" w:firstLineChars="200"/>
              <w:rPr>
                <w:rFonts w:ascii="仿宋" w:hAnsi="仿宋" w:eastAsia="仿宋"/>
                <w:sz w:val="24"/>
              </w:rPr>
            </w:pPr>
            <w:r>
              <w:rPr>
                <w:rFonts w:ascii="仿宋" w:hAnsi="仿宋" w:eastAsia="仿宋"/>
                <w:sz w:val="24"/>
              </w:rPr>
              <w:t>标准存储容量包（元/GB/月）</w:t>
            </w:r>
          </w:p>
        </w:tc>
        <w:tc>
          <w:tcPr>
            <w:tcW w:w="2659" w:type="pct"/>
            <w:vAlign w:val="center"/>
          </w:tcPr>
          <w:p w14:paraId="76B1C735">
            <w:pPr>
              <w:ind w:firstLine="480" w:firstLineChars="200"/>
              <w:rPr>
                <w:rFonts w:ascii="仿宋" w:hAnsi="仿宋" w:eastAsia="仿宋"/>
                <w:sz w:val="24"/>
              </w:rPr>
            </w:pPr>
            <w:r>
              <w:rPr>
                <w:rFonts w:hint="eastAsia" w:ascii="仿宋" w:hAnsi="仿宋" w:eastAsia="仿宋"/>
                <w:sz w:val="24"/>
              </w:rPr>
              <w:t>0.094282</w:t>
            </w:r>
          </w:p>
        </w:tc>
      </w:tr>
      <w:tr w14:paraId="219F1B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1" w:hRule="atLeast"/>
          <w:jc w:val="center"/>
        </w:trPr>
        <w:tc>
          <w:tcPr>
            <w:tcW w:w="2341" w:type="pct"/>
            <w:vAlign w:val="center"/>
          </w:tcPr>
          <w:p w14:paraId="77A70A2F">
            <w:pPr>
              <w:ind w:firstLine="480" w:firstLineChars="200"/>
              <w:rPr>
                <w:rFonts w:ascii="仿宋" w:hAnsi="仿宋" w:eastAsia="仿宋"/>
                <w:sz w:val="24"/>
              </w:rPr>
            </w:pPr>
            <w:r>
              <w:rPr>
                <w:rFonts w:ascii="仿宋" w:hAnsi="仿宋" w:eastAsia="仿宋"/>
                <w:sz w:val="24"/>
              </w:rPr>
              <w:t>CDN回源流量包（元/GB）</w:t>
            </w:r>
          </w:p>
        </w:tc>
        <w:tc>
          <w:tcPr>
            <w:tcW w:w="2659" w:type="pct"/>
            <w:vAlign w:val="center"/>
          </w:tcPr>
          <w:p w14:paraId="5E3E9320">
            <w:pPr>
              <w:ind w:firstLine="480" w:firstLineChars="200"/>
              <w:rPr>
                <w:rFonts w:ascii="仿宋" w:hAnsi="仿宋" w:eastAsia="仿宋"/>
                <w:sz w:val="24"/>
              </w:rPr>
            </w:pPr>
            <w:r>
              <w:rPr>
                <w:rFonts w:hint="eastAsia" w:ascii="仿宋" w:hAnsi="仿宋" w:eastAsia="仿宋"/>
                <w:sz w:val="24"/>
              </w:rPr>
              <w:t>0.11985</w:t>
            </w:r>
          </w:p>
        </w:tc>
      </w:tr>
      <w:tr w14:paraId="3AEA5B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9" w:hRule="atLeast"/>
          <w:jc w:val="center"/>
        </w:trPr>
        <w:tc>
          <w:tcPr>
            <w:tcW w:w="2341" w:type="pct"/>
            <w:vAlign w:val="center"/>
          </w:tcPr>
          <w:p w14:paraId="6FF86884">
            <w:pPr>
              <w:ind w:firstLine="480" w:firstLineChars="200"/>
              <w:rPr>
                <w:rFonts w:ascii="仿宋" w:hAnsi="仿宋" w:eastAsia="仿宋"/>
                <w:sz w:val="24"/>
              </w:rPr>
            </w:pPr>
            <w:r>
              <w:rPr>
                <w:rFonts w:ascii="仿宋" w:hAnsi="仿宋" w:eastAsia="仿宋"/>
                <w:sz w:val="24"/>
              </w:rPr>
              <w:t>标准存储读写请求（元/万次）</w:t>
            </w:r>
          </w:p>
        </w:tc>
        <w:tc>
          <w:tcPr>
            <w:tcW w:w="2659" w:type="pct"/>
            <w:vAlign w:val="center"/>
          </w:tcPr>
          <w:p w14:paraId="27CE9301">
            <w:pPr>
              <w:ind w:firstLine="480" w:firstLineChars="200"/>
              <w:rPr>
                <w:rFonts w:ascii="仿宋" w:hAnsi="仿宋" w:eastAsia="仿宋"/>
                <w:sz w:val="24"/>
              </w:rPr>
            </w:pPr>
            <w:r>
              <w:rPr>
                <w:rFonts w:hint="eastAsia" w:ascii="仿宋" w:hAnsi="仿宋" w:eastAsia="仿宋"/>
                <w:sz w:val="24"/>
              </w:rPr>
              <w:t>0.00799</w:t>
            </w:r>
          </w:p>
        </w:tc>
      </w:tr>
    </w:tbl>
    <w:p w14:paraId="4BBFDBFF">
      <w:pPr>
        <w:pStyle w:val="8"/>
        <w:spacing w:after="0" w:line="440" w:lineRule="exact"/>
        <w:ind w:left="0" w:leftChars="0"/>
        <w:rPr>
          <w:rFonts w:ascii="仿宋" w:hAnsi="仿宋" w:eastAsia="仿宋"/>
          <w:sz w:val="24"/>
        </w:rPr>
      </w:pPr>
      <w:r>
        <w:rPr>
          <w:rFonts w:ascii="仿宋" w:hAnsi="仿宋" w:eastAsia="仿宋"/>
          <w:sz w:val="24"/>
        </w:rPr>
        <w:t>（3）CDN APP内应用升级加速费用</w:t>
      </w:r>
    </w:p>
    <w:p w14:paraId="1A679DFB">
      <w:pPr>
        <w:pStyle w:val="8"/>
        <w:spacing w:after="0" w:line="440" w:lineRule="exact"/>
        <w:ind w:left="0" w:leftChars="0" w:firstLine="480" w:firstLineChars="200"/>
        <w:rPr>
          <w:rFonts w:ascii="仿宋" w:hAnsi="仿宋" w:eastAsia="仿宋"/>
          <w:sz w:val="24"/>
        </w:rPr>
      </w:pPr>
      <w:r>
        <w:rPr>
          <w:rFonts w:hint="eastAsia" w:ascii="仿宋" w:hAnsi="仿宋" w:eastAsia="仿宋"/>
          <w:sz w:val="24"/>
        </w:rPr>
        <w:t>用于丰收互联</w:t>
      </w:r>
      <w:r>
        <w:rPr>
          <w:rFonts w:ascii="仿宋" w:hAnsi="仿宋" w:eastAsia="仿宋"/>
          <w:sz w:val="24"/>
        </w:rPr>
        <w:t>APP内部更新、内应用升级，使用流量包方式一次性购买。</w:t>
      </w:r>
    </w:p>
    <w:p w14:paraId="14245F95">
      <w:pPr>
        <w:pStyle w:val="8"/>
        <w:spacing w:after="0" w:line="440" w:lineRule="exact"/>
        <w:ind w:left="0" w:leftChars="0" w:firstLine="480" w:firstLineChars="200"/>
        <w:rPr>
          <w:rFonts w:ascii="仿宋" w:hAnsi="仿宋" w:eastAsia="仿宋"/>
          <w:sz w:val="24"/>
        </w:rPr>
      </w:pPr>
      <w:r>
        <w:rPr>
          <w:rFonts w:ascii="仿宋" w:hAnsi="仿宋" w:eastAsia="仿宋"/>
          <w:sz w:val="24"/>
        </w:rPr>
        <w:t>CDN</w:t>
      </w:r>
      <w:r>
        <w:rPr>
          <w:rFonts w:hint="eastAsia" w:ascii="仿宋" w:hAnsi="仿宋" w:eastAsia="仿宋"/>
          <w:sz w:val="24"/>
        </w:rPr>
        <w:t>境内</w:t>
      </w:r>
      <w:r>
        <w:rPr>
          <w:rFonts w:ascii="仿宋" w:hAnsi="仿宋" w:eastAsia="仿宋"/>
          <w:sz w:val="24"/>
        </w:rPr>
        <w:t>流量包定价：</w:t>
      </w:r>
    </w:p>
    <w:tbl>
      <w:tblPr>
        <w:tblStyle w:val="14"/>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04"/>
        <w:gridCol w:w="6744"/>
      </w:tblGrid>
      <w:tr w14:paraId="77C6C3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9" w:hRule="atLeast"/>
          <w:jc w:val="center"/>
        </w:trPr>
        <w:tc>
          <w:tcPr>
            <w:tcW w:w="1576" w:type="pct"/>
            <w:vAlign w:val="center"/>
          </w:tcPr>
          <w:p w14:paraId="52738FD9">
            <w:pPr>
              <w:ind w:firstLine="480" w:firstLineChars="200"/>
              <w:rPr>
                <w:rFonts w:ascii="仿宋" w:hAnsi="仿宋" w:eastAsia="仿宋"/>
                <w:sz w:val="24"/>
              </w:rPr>
            </w:pPr>
            <w:r>
              <w:rPr>
                <w:rFonts w:ascii="仿宋" w:hAnsi="仿宋" w:eastAsia="仿宋"/>
                <w:sz w:val="24"/>
              </w:rPr>
              <w:t>规格</w:t>
            </w:r>
          </w:p>
        </w:tc>
        <w:tc>
          <w:tcPr>
            <w:tcW w:w="3424" w:type="pct"/>
            <w:vAlign w:val="center"/>
          </w:tcPr>
          <w:p w14:paraId="366264EE">
            <w:pPr>
              <w:ind w:firstLine="480" w:firstLineChars="200"/>
              <w:rPr>
                <w:rFonts w:ascii="仿宋" w:hAnsi="仿宋" w:eastAsia="仿宋"/>
                <w:sz w:val="24"/>
              </w:rPr>
            </w:pPr>
            <w:r>
              <w:rPr>
                <w:rFonts w:ascii="仿宋" w:hAnsi="仿宋" w:eastAsia="仿宋"/>
                <w:sz w:val="24"/>
              </w:rPr>
              <w:t>单位：人民币元（含税）</w:t>
            </w:r>
          </w:p>
        </w:tc>
      </w:tr>
      <w:tr w14:paraId="687325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9" w:hRule="atLeast"/>
          <w:jc w:val="center"/>
        </w:trPr>
        <w:tc>
          <w:tcPr>
            <w:tcW w:w="1576" w:type="pct"/>
            <w:vAlign w:val="center"/>
          </w:tcPr>
          <w:p w14:paraId="1F56F6D3">
            <w:pPr>
              <w:ind w:firstLine="480" w:firstLineChars="200"/>
              <w:rPr>
                <w:rFonts w:ascii="仿宋" w:hAnsi="仿宋" w:eastAsia="仿宋"/>
                <w:sz w:val="24"/>
              </w:rPr>
            </w:pPr>
            <w:r>
              <w:rPr>
                <w:rFonts w:ascii="仿宋" w:hAnsi="仿宋" w:eastAsia="仿宋"/>
                <w:sz w:val="24"/>
              </w:rPr>
              <w:t>1TB</w:t>
            </w:r>
          </w:p>
        </w:tc>
        <w:tc>
          <w:tcPr>
            <w:tcW w:w="3424" w:type="pct"/>
            <w:vAlign w:val="center"/>
          </w:tcPr>
          <w:p w14:paraId="6647B838">
            <w:pPr>
              <w:ind w:firstLine="480" w:firstLineChars="200"/>
              <w:rPr>
                <w:rFonts w:ascii="仿宋" w:hAnsi="仿宋" w:eastAsia="仿宋"/>
                <w:sz w:val="24"/>
              </w:rPr>
            </w:pPr>
            <w:r>
              <w:rPr>
                <w:rFonts w:hint="eastAsia" w:ascii="仿宋" w:hAnsi="仿宋" w:eastAsia="仿宋"/>
                <w:sz w:val="24"/>
              </w:rPr>
              <w:t>194</w:t>
            </w:r>
          </w:p>
        </w:tc>
      </w:tr>
      <w:tr w14:paraId="71333C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9" w:hRule="atLeast"/>
          <w:jc w:val="center"/>
        </w:trPr>
        <w:tc>
          <w:tcPr>
            <w:tcW w:w="1576" w:type="pct"/>
            <w:vAlign w:val="center"/>
          </w:tcPr>
          <w:p w14:paraId="2479DFFA">
            <w:pPr>
              <w:ind w:firstLine="480" w:firstLineChars="200"/>
              <w:rPr>
                <w:rFonts w:ascii="仿宋" w:hAnsi="仿宋" w:eastAsia="仿宋"/>
                <w:sz w:val="24"/>
              </w:rPr>
            </w:pPr>
            <w:r>
              <w:rPr>
                <w:rFonts w:ascii="仿宋" w:hAnsi="仿宋" w:eastAsia="仿宋"/>
                <w:sz w:val="24"/>
              </w:rPr>
              <w:t>5TB</w:t>
            </w:r>
          </w:p>
        </w:tc>
        <w:tc>
          <w:tcPr>
            <w:tcW w:w="3424" w:type="pct"/>
            <w:vAlign w:val="center"/>
          </w:tcPr>
          <w:p w14:paraId="72924A24">
            <w:pPr>
              <w:ind w:firstLine="480" w:firstLineChars="200"/>
              <w:rPr>
                <w:rFonts w:ascii="仿宋" w:hAnsi="仿宋" w:eastAsia="仿宋"/>
                <w:sz w:val="24"/>
              </w:rPr>
            </w:pPr>
            <w:r>
              <w:rPr>
                <w:rFonts w:hint="eastAsia" w:ascii="仿宋" w:hAnsi="仿宋" w:eastAsia="仿宋"/>
                <w:sz w:val="24"/>
              </w:rPr>
              <w:t>945</w:t>
            </w:r>
          </w:p>
        </w:tc>
      </w:tr>
      <w:tr w14:paraId="4F920C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9" w:hRule="atLeast"/>
          <w:jc w:val="center"/>
        </w:trPr>
        <w:tc>
          <w:tcPr>
            <w:tcW w:w="1576" w:type="pct"/>
            <w:vAlign w:val="center"/>
          </w:tcPr>
          <w:p w14:paraId="55A47986">
            <w:pPr>
              <w:ind w:firstLine="480" w:firstLineChars="200"/>
              <w:rPr>
                <w:rFonts w:ascii="仿宋" w:hAnsi="仿宋" w:eastAsia="仿宋"/>
                <w:sz w:val="24"/>
              </w:rPr>
            </w:pPr>
            <w:r>
              <w:rPr>
                <w:rFonts w:ascii="仿宋" w:hAnsi="仿宋" w:eastAsia="仿宋"/>
                <w:sz w:val="24"/>
              </w:rPr>
              <w:t>10TB</w:t>
            </w:r>
          </w:p>
        </w:tc>
        <w:tc>
          <w:tcPr>
            <w:tcW w:w="3424" w:type="pct"/>
            <w:vAlign w:val="center"/>
          </w:tcPr>
          <w:p w14:paraId="21D6FC19">
            <w:pPr>
              <w:ind w:firstLine="480" w:firstLineChars="200"/>
              <w:rPr>
                <w:rFonts w:ascii="仿宋" w:hAnsi="仿宋" w:eastAsia="仿宋"/>
                <w:sz w:val="24"/>
              </w:rPr>
            </w:pPr>
            <w:r>
              <w:rPr>
                <w:rFonts w:hint="eastAsia" w:ascii="仿宋" w:hAnsi="仿宋" w:eastAsia="仿宋"/>
                <w:sz w:val="24"/>
              </w:rPr>
              <w:t>1873</w:t>
            </w:r>
          </w:p>
        </w:tc>
      </w:tr>
      <w:tr w14:paraId="5F8282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9" w:hRule="atLeast"/>
          <w:jc w:val="center"/>
        </w:trPr>
        <w:tc>
          <w:tcPr>
            <w:tcW w:w="1576" w:type="pct"/>
            <w:vAlign w:val="center"/>
          </w:tcPr>
          <w:p w14:paraId="30F90D70">
            <w:pPr>
              <w:ind w:firstLine="480" w:firstLineChars="200"/>
              <w:rPr>
                <w:rFonts w:ascii="仿宋" w:hAnsi="仿宋" w:eastAsia="仿宋"/>
                <w:sz w:val="24"/>
              </w:rPr>
            </w:pPr>
            <w:r>
              <w:rPr>
                <w:rFonts w:ascii="仿宋" w:hAnsi="仿宋" w:eastAsia="仿宋"/>
                <w:sz w:val="24"/>
              </w:rPr>
              <w:t>50TB</w:t>
            </w:r>
          </w:p>
        </w:tc>
        <w:tc>
          <w:tcPr>
            <w:tcW w:w="3424" w:type="pct"/>
            <w:vAlign w:val="center"/>
          </w:tcPr>
          <w:p w14:paraId="5D8557B4">
            <w:pPr>
              <w:ind w:firstLine="480" w:firstLineChars="200"/>
              <w:rPr>
                <w:rFonts w:ascii="仿宋" w:hAnsi="仿宋" w:eastAsia="仿宋"/>
                <w:sz w:val="24"/>
              </w:rPr>
            </w:pPr>
            <w:r>
              <w:rPr>
                <w:rFonts w:hint="eastAsia" w:ascii="仿宋" w:hAnsi="仿宋" w:eastAsia="仿宋"/>
                <w:sz w:val="24"/>
              </w:rPr>
              <w:t>8743</w:t>
            </w:r>
          </w:p>
        </w:tc>
      </w:tr>
      <w:tr w14:paraId="2C5C71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9" w:hRule="atLeast"/>
          <w:jc w:val="center"/>
        </w:trPr>
        <w:tc>
          <w:tcPr>
            <w:tcW w:w="1576" w:type="pct"/>
            <w:vAlign w:val="center"/>
          </w:tcPr>
          <w:p w14:paraId="2CCDFC73">
            <w:pPr>
              <w:ind w:firstLine="480" w:firstLineChars="200"/>
              <w:rPr>
                <w:rFonts w:ascii="仿宋" w:hAnsi="仿宋" w:eastAsia="仿宋"/>
                <w:sz w:val="24"/>
              </w:rPr>
            </w:pPr>
            <w:r>
              <w:rPr>
                <w:rFonts w:ascii="仿宋" w:hAnsi="仿宋" w:eastAsia="仿宋"/>
                <w:sz w:val="24"/>
              </w:rPr>
              <w:t>200TB</w:t>
            </w:r>
          </w:p>
        </w:tc>
        <w:tc>
          <w:tcPr>
            <w:tcW w:w="3424" w:type="pct"/>
            <w:vAlign w:val="center"/>
          </w:tcPr>
          <w:p w14:paraId="755A82E5">
            <w:pPr>
              <w:ind w:firstLine="480" w:firstLineChars="200"/>
              <w:rPr>
                <w:rFonts w:ascii="仿宋" w:hAnsi="仿宋" w:eastAsia="仿宋"/>
                <w:sz w:val="24"/>
              </w:rPr>
            </w:pPr>
            <w:r>
              <w:rPr>
                <w:rFonts w:hint="eastAsia" w:ascii="仿宋" w:hAnsi="仿宋" w:eastAsia="仿宋"/>
                <w:sz w:val="24"/>
              </w:rPr>
              <w:t>22000</w:t>
            </w:r>
          </w:p>
        </w:tc>
      </w:tr>
      <w:tr w14:paraId="1B7FE5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9" w:hRule="atLeast"/>
          <w:jc w:val="center"/>
        </w:trPr>
        <w:tc>
          <w:tcPr>
            <w:tcW w:w="1576" w:type="pct"/>
            <w:vAlign w:val="center"/>
          </w:tcPr>
          <w:p w14:paraId="716B80C1">
            <w:pPr>
              <w:ind w:firstLine="480" w:firstLineChars="200"/>
              <w:rPr>
                <w:rFonts w:ascii="仿宋" w:hAnsi="仿宋" w:eastAsia="仿宋"/>
                <w:sz w:val="24"/>
              </w:rPr>
            </w:pPr>
            <w:r>
              <w:rPr>
                <w:rFonts w:ascii="仿宋" w:hAnsi="仿宋" w:eastAsia="仿宋"/>
                <w:sz w:val="24"/>
              </w:rPr>
              <w:t>1PB</w:t>
            </w:r>
          </w:p>
        </w:tc>
        <w:tc>
          <w:tcPr>
            <w:tcW w:w="3424" w:type="pct"/>
            <w:vAlign w:val="center"/>
          </w:tcPr>
          <w:p w14:paraId="4437608D">
            <w:pPr>
              <w:ind w:firstLine="480" w:firstLineChars="200"/>
              <w:rPr>
                <w:rFonts w:ascii="仿宋" w:hAnsi="仿宋" w:eastAsia="仿宋"/>
                <w:sz w:val="24"/>
              </w:rPr>
            </w:pPr>
            <w:r>
              <w:rPr>
                <w:rFonts w:hint="eastAsia" w:ascii="仿宋" w:hAnsi="仿宋" w:eastAsia="仿宋"/>
                <w:sz w:val="24"/>
              </w:rPr>
              <w:t>110000</w:t>
            </w:r>
          </w:p>
        </w:tc>
      </w:tr>
      <w:tr w14:paraId="5EBCDF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9" w:hRule="atLeast"/>
          <w:jc w:val="center"/>
        </w:trPr>
        <w:tc>
          <w:tcPr>
            <w:tcW w:w="1576" w:type="pct"/>
            <w:vAlign w:val="center"/>
          </w:tcPr>
          <w:p w14:paraId="14963462">
            <w:pPr>
              <w:ind w:firstLine="480" w:firstLineChars="200"/>
              <w:rPr>
                <w:rFonts w:ascii="仿宋" w:hAnsi="仿宋" w:eastAsia="仿宋"/>
                <w:sz w:val="24"/>
              </w:rPr>
            </w:pPr>
            <w:r>
              <w:rPr>
                <w:rFonts w:ascii="仿宋" w:hAnsi="仿宋" w:eastAsia="仿宋"/>
                <w:sz w:val="24"/>
              </w:rPr>
              <w:t>5PB</w:t>
            </w:r>
          </w:p>
        </w:tc>
        <w:tc>
          <w:tcPr>
            <w:tcW w:w="3424" w:type="pct"/>
            <w:vAlign w:val="center"/>
          </w:tcPr>
          <w:p w14:paraId="61644521">
            <w:pPr>
              <w:ind w:firstLine="480" w:firstLineChars="200"/>
              <w:rPr>
                <w:rFonts w:ascii="仿宋" w:hAnsi="仿宋" w:eastAsia="仿宋"/>
                <w:sz w:val="24"/>
              </w:rPr>
            </w:pPr>
            <w:r>
              <w:rPr>
                <w:rFonts w:hint="eastAsia" w:ascii="仿宋" w:hAnsi="仿宋" w:eastAsia="仿宋"/>
                <w:sz w:val="24"/>
              </w:rPr>
              <w:t>520000</w:t>
            </w:r>
          </w:p>
        </w:tc>
      </w:tr>
      <w:tr w14:paraId="1BF582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9" w:hRule="atLeast"/>
          <w:jc w:val="center"/>
        </w:trPr>
        <w:tc>
          <w:tcPr>
            <w:tcW w:w="1576" w:type="pct"/>
            <w:vAlign w:val="center"/>
          </w:tcPr>
          <w:p w14:paraId="0ECF5E6C">
            <w:pPr>
              <w:ind w:firstLine="480" w:firstLineChars="200"/>
              <w:rPr>
                <w:rFonts w:ascii="仿宋" w:hAnsi="仿宋" w:eastAsia="仿宋"/>
                <w:sz w:val="24"/>
              </w:rPr>
            </w:pPr>
            <w:r>
              <w:rPr>
                <w:rFonts w:ascii="仿宋" w:hAnsi="仿宋" w:eastAsia="仿宋"/>
                <w:sz w:val="24"/>
              </w:rPr>
              <w:t>10PB</w:t>
            </w:r>
          </w:p>
        </w:tc>
        <w:tc>
          <w:tcPr>
            <w:tcW w:w="3424" w:type="pct"/>
            <w:vAlign w:val="center"/>
          </w:tcPr>
          <w:p w14:paraId="446619B8">
            <w:pPr>
              <w:ind w:firstLine="480" w:firstLineChars="200"/>
              <w:rPr>
                <w:rFonts w:ascii="仿宋" w:hAnsi="仿宋" w:eastAsia="仿宋"/>
                <w:sz w:val="24"/>
              </w:rPr>
            </w:pPr>
            <w:r>
              <w:rPr>
                <w:rFonts w:hint="eastAsia" w:ascii="仿宋" w:hAnsi="仿宋" w:eastAsia="仿宋"/>
                <w:sz w:val="24"/>
              </w:rPr>
              <w:t>1020000</w:t>
            </w:r>
          </w:p>
        </w:tc>
      </w:tr>
      <w:tr w14:paraId="67819E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9" w:hRule="atLeast"/>
          <w:jc w:val="center"/>
        </w:trPr>
        <w:tc>
          <w:tcPr>
            <w:tcW w:w="1576" w:type="pct"/>
            <w:vAlign w:val="center"/>
          </w:tcPr>
          <w:p w14:paraId="3499A6F4">
            <w:pPr>
              <w:ind w:firstLine="480" w:firstLineChars="200"/>
              <w:rPr>
                <w:rFonts w:ascii="仿宋" w:hAnsi="仿宋" w:eastAsia="仿宋"/>
                <w:sz w:val="24"/>
              </w:rPr>
            </w:pPr>
            <w:r>
              <w:rPr>
                <w:rFonts w:ascii="仿宋" w:hAnsi="仿宋" w:eastAsia="仿宋"/>
                <w:sz w:val="24"/>
              </w:rPr>
              <w:t>50PB</w:t>
            </w:r>
          </w:p>
        </w:tc>
        <w:tc>
          <w:tcPr>
            <w:tcW w:w="3424" w:type="pct"/>
            <w:vAlign w:val="center"/>
          </w:tcPr>
          <w:p w14:paraId="05A6B530">
            <w:pPr>
              <w:ind w:firstLine="480" w:firstLineChars="200"/>
              <w:rPr>
                <w:rFonts w:ascii="仿宋" w:hAnsi="仿宋" w:eastAsia="仿宋"/>
                <w:sz w:val="24"/>
              </w:rPr>
            </w:pPr>
            <w:r>
              <w:rPr>
                <w:rFonts w:hint="eastAsia" w:ascii="仿宋" w:hAnsi="仿宋" w:eastAsia="仿宋"/>
                <w:sz w:val="24"/>
              </w:rPr>
              <w:t>4900000</w:t>
            </w:r>
          </w:p>
        </w:tc>
      </w:tr>
      <w:tr w14:paraId="35E31F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74" w:hRule="atLeast"/>
          <w:jc w:val="center"/>
        </w:trPr>
        <w:tc>
          <w:tcPr>
            <w:tcW w:w="1576" w:type="pct"/>
            <w:vAlign w:val="center"/>
          </w:tcPr>
          <w:p w14:paraId="72990142">
            <w:pPr>
              <w:ind w:firstLine="480" w:firstLineChars="200"/>
              <w:rPr>
                <w:rFonts w:ascii="仿宋" w:hAnsi="仿宋" w:eastAsia="仿宋"/>
                <w:sz w:val="24"/>
              </w:rPr>
            </w:pPr>
            <w:r>
              <w:rPr>
                <w:rFonts w:ascii="仿宋" w:hAnsi="仿宋" w:eastAsia="仿宋"/>
                <w:sz w:val="24"/>
              </w:rPr>
              <w:t>备注</w:t>
            </w:r>
          </w:p>
        </w:tc>
        <w:tc>
          <w:tcPr>
            <w:tcW w:w="3424" w:type="pct"/>
            <w:vAlign w:val="center"/>
          </w:tcPr>
          <w:p w14:paraId="72D22514">
            <w:pPr>
              <w:spacing w:before="0" w:beforeAutospacing="0" w:after="0" w:afterAutospacing="0" w:line="300" w:lineRule="auto"/>
              <w:ind w:firstLine="480" w:firstLineChars="200"/>
              <w:rPr>
                <w:rFonts w:ascii="仿宋" w:hAnsi="仿宋" w:eastAsia="仿宋"/>
                <w:sz w:val="24"/>
              </w:rPr>
            </w:pPr>
            <w:r>
              <w:rPr>
                <w:rFonts w:ascii="仿宋" w:hAnsi="仿宋" w:eastAsia="仿宋"/>
                <w:sz w:val="24"/>
              </w:rPr>
              <w:t>1.流量包有效期为12个月</w:t>
            </w:r>
          </w:p>
          <w:p w14:paraId="02E563E2">
            <w:pPr>
              <w:spacing w:before="0" w:beforeAutospacing="0" w:after="0" w:afterAutospacing="0" w:line="300" w:lineRule="auto"/>
              <w:ind w:firstLine="480" w:firstLineChars="200"/>
              <w:rPr>
                <w:rFonts w:ascii="仿宋" w:hAnsi="仿宋" w:eastAsia="仿宋"/>
                <w:sz w:val="24"/>
              </w:rPr>
            </w:pPr>
            <w:r>
              <w:rPr>
                <w:rFonts w:ascii="仿宋" w:hAnsi="仿宋" w:eastAsia="仿宋"/>
                <w:sz w:val="24"/>
              </w:rPr>
              <w:t>2.当年实际使用超过流量包大小，根据实际使用情况追加支付补充流量包费用</w:t>
            </w:r>
          </w:p>
          <w:p w14:paraId="35359311">
            <w:pPr>
              <w:spacing w:before="0" w:beforeAutospacing="0" w:after="0" w:afterAutospacing="0" w:line="300" w:lineRule="auto"/>
              <w:ind w:firstLine="480" w:firstLineChars="200"/>
              <w:rPr>
                <w:rFonts w:ascii="仿宋" w:hAnsi="仿宋" w:eastAsia="仿宋"/>
                <w:sz w:val="24"/>
              </w:rPr>
            </w:pPr>
            <w:r>
              <w:rPr>
                <w:rFonts w:ascii="仿宋" w:hAnsi="仿宋" w:eastAsia="仿宋"/>
                <w:sz w:val="24"/>
              </w:rPr>
              <w:t>3.当年购买流量包未使用完，对应费用不退回</w:t>
            </w:r>
          </w:p>
          <w:p w14:paraId="6357D555">
            <w:pPr>
              <w:spacing w:before="0" w:beforeAutospacing="0" w:after="0" w:afterAutospacing="0" w:line="300" w:lineRule="auto"/>
              <w:ind w:firstLine="480" w:firstLineChars="200"/>
              <w:rPr>
                <w:rFonts w:ascii="仿宋" w:hAnsi="仿宋" w:eastAsia="仿宋"/>
                <w:sz w:val="24"/>
              </w:rPr>
            </w:pPr>
            <w:r>
              <w:rPr>
                <w:rFonts w:ascii="仿宋" w:hAnsi="仿宋" w:eastAsia="仿宋"/>
                <w:sz w:val="24"/>
              </w:rPr>
              <w:t>4.服务开通日期，指服务商为我行开通CDN服务的日期，服务开通日期以服务商系统记录时间为准。计费开始日期指我行应当依约向服务商支付服务费的起算时间。服务开通日期原则上与计费开始日期一致，双方另行约定的除外</w:t>
            </w:r>
          </w:p>
          <w:p w14:paraId="3BA00CC6">
            <w:pPr>
              <w:spacing w:before="0" w:beforeAutospacing="0" w:after="0" w:afterAutospacing="0" w:line="300" w:lineRule="auto"/>
              <w:ind w:firstLine="480" w:firstLineChars="200"/>
              <w:rPr>
                <w:rFonts w:ascii="仿宋" w:hAnsi="仿宋" w:eastAsia="仿宋"/>
                <w:sz w:val="24"/>
              </w:rPr>
            </w:pPr>
            <w:r>
              <w:rPr>
                <w:rFonts w:ascii="仿宋" w:hAnsi="仿宋" w:eastAsia="仿宋"/>
                <w:sz w:val="24"/>
              </w:rPr>
              <w:t>5.甲乙双方可另行通过《服务开通确认书》确定CDN服务的计费开始日期。服务商将依据《腾讯云服务协议》（以下简称“主协议”）首页所列联系方式，以挂号信函或传真或电子邮件任一方式将《服务开通确认书》通知至我行。我行需盖章确认后，回传给服务商。如在服务商通知之日起三个工作日内，我行亦未提出异议，则视为双方确认服务已按服务商通知之服务开通日起正式开通。</w:t>
            </w:r>
          </w:p>
          <w:p w14:paraId="0616DB2E">
            <w:pPr>
              <w:spacing w:before="0" w:beforeAutospacing="0" w:after="0" w:afterAutospacing="0" w:line="300" w:lineRule="auto"/>
              <w:ind w:firstLine="480" w:firstLineChars="200"/>
              <w:rPr>
                <w:rFonts w:ascii="仿宋" w:hAnsi="仿宋" w:eastAsia="仿宋"/>
                <w:sz w:val="24"/>
              </w:rPr>
            </w:pPr>
            <w:r>
              <w:rPr>
                <w:rFonts w:ascii="仿宋" w:hAnsi="仿宋" w:eastAsia="仿宋"/>
                <w:sz w:val="24"/>
              </w:rPr>
              <w:t>6.以上价格均为含税单价，税率统一为6%</w:t>
            </w:r>
          </w:p>
        </w:tc>
      </w:tr>
    </w:tbl>
    <w:p w14:paraId="6540DB2B">
      <w:pPr>
        <w:pStyle w:val="8"/>
        <w:spacing w:after="0" w:line="440" w:lineRule="exact"/>
        <w:ind w:left="0" w:leftChars="0"/>
        <w:rPr>
          <w:rFonts w:ascii="仿宋" w:hAnsi="仿宋" w:eastAsia="仿宋"/>
          <w:b/>
          <w:sz w:val="24"/>
        </w:rPr>
      </w:pPr>
      <w:r>
        <w:rPr>
          <w:rFonts w:hint="eastAsia" w:ascii="仿宋" w:hAnsi="仿宋" w:eastAsia="仿宋"/>
          <w:b/>
          <w:sz w:val="24"/>
        </w:rPr>
        <w:t>二、验收要求</w:t>
      </w:r>
    </w:p>
    <w:p w14:paraId="0424FA9C">
      <w:pPr>
        <w:pStyle w:val="8"/>
        <w:spacing w:after="0" w:line="440" w:lineRule="exact"/>
        <w:rPr>
          <w:rFonts w:ascii="仿宋" w:hAnsi="仿宋" w:eastAsia="仿宋"/>
          <w:sz w:val="24"/>
        </w:rPr>
      </w:pPr>
      <w:r>
        <w:rPr>
          <w:rFonts w:ascii="仿宋" w:hAnsi="仿宋" w:eastAsia="仿宋"/>
          <w:sz w:val="24"/>
        </w:rPr>
        <w:t>1.CDN加速后，全国范围内用户访问</w:t>
      </w:r>
      <w:r>
        <w:rPr>
          <w:rFonts w:hint="eastAsia" w:ascii="仿宋" w:hAnsi="仿宋" w:eastAsia="仿宋"/>
          <w:sz w:val="24"/>
        </w:rPr>
        <w:t>甲方</w:t>
      </w:r>
      <w:r>
        <w:rPr>
          <w:rFonts w:ascii="仿宋" w:hAnsi="仿宋" w:eastAsia="仿宋"/>
          <w:sz w:val="24"/>
        </w:rPr>
        <w:t>互联网类系统可用性不低于99%。</w:t>
      </w:r>
    </w:p>
    <w:p w14:paraId="19AEDB10">
      <w:pPr>
        <w:pStyle w:val="8"/>
        <w:spacing w:after="0" w:line="440" w:lineRule="exact"/>
        <w:rPr>
          <w:rFonts w:ascii="仿宋" w:hAnsi="仿宋" w:eastAsia="仿宋"/>
          <w:sz w:val="24"/>
        </w:rPr>
      </w:pPr>
      <w:r>
        <w:rPr>
          <w:rFonts w:ascii="仿宋" w:hAnsi="仿宋" w:eastAsia="仿宋"/>
          <w:sz w:val="24"/>
        </w:rPr>
        <w:t>2.互联网类系统静态文件的回源流量对比经CDN加速前降低至少50%以上。</w:t>
      </w:r>
    </w:p>
    <w:p w14:paraId="6416A49D">
      <w:pPr>
        <w:pStyle w:val="8"/>
        <w:spacing w:after="0" w:line="440" w:lineRule="exact"/>
        <w:rPr>
          <w:rFonts w:ascii="仿宋" w:hAnsi="仿宋" w:eastAsia="仿宋"/>
          <w:sz w:val="24"/>
        </w:rPr>
      </w:pPr>
      <w:r>
        <w:rPr>
          <w:rFonts w:ascii="仿宋" w:hAnsi="仿宋" w:eastAsia="仿宋"/>
          <w:sz w:val="24"/>
        </w:rPr>
        <w:t>3.支持自定义缓存规则，比如不同类型的文件缓存在不同的时间段。</w:t>
      </w:r>
    </w:p>
    <w:p w14:paraId="53B616E4">
      <w:pPr>
        <w:pStyle w:val="8"/>
        <w:spacing w:after="0" w:line="440" w:lineRule="exact"/>
        <w:rPr>
          <w:rFonts w:ascii="仿宋" w:hAnsi="仿宋" w:eastAsia="仿宋"/>
          <w:sz w:val="24"/>
        </w:rPr>
      </w:pPr>
      <w:r>
        <w:rPr>
          <w:rFonts w:ascii="仿宋" w:hAnsi="仿宋" w:eastAsia="仿宋"/>
          <w:sz w:val="24"/>
        </w:rPr>
        <w:t>4.支持除80、8080、443之外的特殊端口开通，并支持用户侧访问端口和回源端口不一致的配置。</w:t>
      </w:r>
    </w:p>
    <w:p w14:paraId="0B990C56">
      <w:pPr>
        <w:pStyle w:val="8"/>
        <w:spacing w:after="0" w:line="440" w:lineRule="exact"/>
        <w:ind w:left="0" w:leftChars="0" w:firstLine="480" w:firstLineChars="200"/>
        <w:rPr>
          <w:rFonts w:ascii="仿宋" w:hAnsi="仿宋" w:eastAsia="仿宋"/>
          <w:sz w:val="24"/>
        </w:rPr>
      </w:pPr>
      <w:r>
        <w:rPr>
          <w:rFonts w:ascii="仿宋" w:hAnsi="仿宋" w:eastAsia="仿宋"/>
          <w:sz w:val="24"/>
        </w:rPr>
        <w:t>5.支持源站不做任何改动，源站不提供证书和私钥的全链路https方案，提供泛域名证书支持招标单位多个域名接入的需求。</w:t>
      </w:r>
    </w:p>
    <w:p w14:paraId="097AFB1D">
      <w:pPr>
        <w:pStyle w:val="8"/>
        <w:spacing w:after="0" w:line="440" w:lineRule="exact"/>
        <w:ind w:left="0" w:leftChars="0"/>
        <w:rPr>
          <w:rFonts w:ascii="仿宋" w:hAnsi="仿宋" w:eastAsia="仿宋"/>
          <w:b/>
          <w:sz w:val="24"/>
        </w:rPr>
      </w:pPr>
      <w:r>
        <w:rPr>
          <w:rFonts w:hint="eastAsia" w:ascii="仿宋" w:hAnsi="仿宋" w:eastAsia="仿宋"/>
          <w:b/>
          <w:sz w:val="24"/>
        </w:rPr>
        <w:t>三、商务要求</w:t>
      </w:r>
    </w:p>
    <w:p w14:paraId="32BCC48C">
      <w:pPr>
        <w:pStyle w:val="8"/>
        <w:spacing w:after="0" w:line="440" w:lineRule="exact"/>
        <w:ind w:left="0" w:leftChars="0" w:firstLine="480" w:firstLineChars="200"/>
        <w:rPr>
          <w:rFonts w:ascii="仿宋" w:hAnsi="仿宋" w:eastAsia="仿宋"/>
          <w:sz w:val="24"/>
        </w:rPr>
      </w:pPr>
      <w:r>
        <w:rPr>
          <w:rFonts w:hint="eastAsia" w:ascii="仿宋" w:hAnsi="仿宋" w:eastAsia="仿宋"/>
          <w:sz w:val="24"/>
        </w:rPr>
        <w:t>在服务期内，乙方按甲方需求免费提供CDN服务配置、迁移，并有能力提供服务期内的技术支持。</w:t>
      </w:r>
    </w:p>
    <w:p w14:paraId="4E004008">
      <w:pPr>
        <w:pStyle w:val="8"/>
        <w:spacing w:after="0" w:line="440" w:lineRule="exact"/>
        <w:ind w:left="0" w:leftChars="0" w:firstLine="480" w:firstLineChars="200"/>
        <w:rPr>
          <w:rFonts w:ascii="仿宋" w:hAnsi="仿宋" w:eastAsia="仿宋"/>
          <w:sz w:val="24"/>
        </w:rPr>
      </w:pPr>
      <w:commentRangeStart w:id="22"/>
      <w:commentRangeEnd w:id="22"/>
      <w:r>
        <w:commentReference w:id="22"/>
      </w:r>
      <w:commentRangeStart w:id="23"/>
      <w:r>
        <w:t>根据甲方要求，乙方实施合同规定的服务，由甲方对服务实施情况进行验收，经甲方确认合格后，按实际经双方核实的缴费账单，计算得出相应服务费用，并按服务规则确定的付款期限内支付费用支付款项，具体如下，其中甲方指浙江农村商业联合银行股份有限公司，乙方指腾讯云计算（北京）有限责任公司。</w:t>
      </w:r>
      <w:commentRangeEnd w:id="23"/>
      <w:r>
        <w:commentReference w:id="23"/>
      </w:r>
      <w:r>
        <w:t/>
      </w:r>
      <w:r>
        <w:rPr>
          <w:rFonts w:hint="eastAsia" w:ascii="仿宋" w:hAnsi="仿宋" w:eastAsia="仿宋"/>
          <w:sz w:val="24"/>
        </w:rPr>
        <w:t/>
      </w:r>
    </w:p>
    <w:p w14:paraId="7AA54B18">
      <w:pPr>
        <w:pStyle w:val="8"/>
        <w:spacing w:after="0" w:line="440" w:lineRule="exact"/>
        <w:ind w:left="0" w:leftChars="0" w:firstLine="480" w:firstLineChars="200"/>
        <w:rPr>
          <w:rFonts w:ascii="仿宋" w:hAnsi="仿宋" w:eastAsia="仿宋"/>
          <w:sz w:val="24"/>
        </w:rPr>
      </w:pPr>
      <w:r>
        <w:rPr>
          <w:rFonts w:ascii="仿宋" w:hAnsi="仿宋" w:eastAsia="仿宋"/>
          <w:sz w:val="24"/>
        </w:rPr>
        <w:t>1.CDN网站加速费用、对象存储费用根据实际缴费账单，按照后付费模式结算，乙方向甲方提供上一月的缴费账单后，如甲方对账单有异议的，应在收到账单后5个工作日内向乙方提出；甲方在前述期限内没有提出异议，则视为甲方已确认账单。对于甲方有异议的账单，由双方进行核查，以核查后双方确认的账单为准。甲方不认可核查结果，但又没有确切证据证明账单计费有误的，则账单以乙方系统数据为准。</w:t>
      </w:r>
    </w:p>
    <w:p w14:paraId="323ECFE8">
      <w:pPr>
        <w:pStyle w:val="8"/>
        <w:spacing w:after="0" w:line="440" w:lineRule="exact"/>
        <w:ind w:left="0" w:leftChars="0" w:firstLine="480" w:firstLineChars="200"/>
        <w:rPr>
          <w:rFonts w:ascii="仿宋" w:hAnsi="仿宋" w:eastAsia="仿宋"/>
          <w:sz w:val="24"/>
        </w:rPr>
      </w:pPr>
      <w:r>
        <w:rPr>
          <w:rFonts w:ascii="仿宋" w:hAnsi="仿宋" w:eastAsia="仿宋"/>
          <w:sz w:val="24"/>
        </w:rPr>
        <w:t>2.甲方后付费的，根据合同约定甲方在该服务的服务规则确定的付款期限内支付费用。服务规则未明确付款期限的，甲方应每个月自确认账单并收到发票之日起 30个工作日内向乙方付款。双方另有约定的依其约定。</w:t>
      </w:r>
    </w:p>
    <w:p w14:paraId="2EBAB83F">
      <w:pPr>
        <w:pStyle w:val="8"/>
        <w:spacing w:after="0" w:line="440" w:lineRule="exact"/>
        <w:ind w:left="0" w:leftChars="0" w:firstLine="480" w:firstLineChars="200"/>
        <w:rPr>
          <w:rFonts w:ascii="仿宋" w:hAnsi="仿宋" w:eastAsia="仿宋"/>
          <w:sz w:val="24"/>
        </w:rPr>
      </w:pPr>
      <w:r>
        <w:rPr>
          <w:rFonts w:ascii="仿宋" w:hAnsi="仿宋" w:eastAsia="仿宋"/>
          <w:sz w:val="24"/>
        </w:rPr>
        <w:t>3.CDN APP内应用升级加速费用每年根据预估下载量支付相对应的流量包费用，如当年实际使用超过流量包大小，则根据实际使用情况追加支付补充流量包费用。</w:t>
      </w:r>
    </w:p>
    <w:p w14:paraId="4C3B0EDF">
      <w:pPr>
        <w:pStyle w:val="8"/>
        <w:spacing w:after="0" w:line="440" w:lineRule="exact"/>
        <w:ind w:left="0" w:leftChars="0" w:firstLine="480" w:firstLineChars="200"/>
        <w:rPr>
          <w:rFonts w:ascii="仿宋" w:hAnsi="仿宋" w:eastAsia="仿宋"/>
          <w:sz w:val="24"/>
        </w:rPr>
      </w:pPr>
      <w:r>
        <w:rPr>
          <w:rFonts w:ascii="仿宋" w:hAnsi="仿宋" w:eastAsia="仿宋"/>
          <w:sz w:val="24"/>
        </w:rPr>
        <w:t>4.付款时，乙方应开具付款通知和应付款项的等额增值税专用发票，甲方在收到乙方付款通知和发票，并核实无误后30个工作日内向乙方支付与发票金额等额的款项，乙方迟延送达付款通知或发票的，甲方的付款义务相应顺延。</w:t>
      </w:r>
    </w:p>
    <w:p w14:paraId="10B64D84">
      <w:pPr>
        <w:pStyle w:val="8"/>
        <w:spacing w:after="0" w:line="440" w:lineRule="exact"/>
        <w:ind w:left="0" w:leftChars="0" w:firstLine="480" w:firstLineChars="200"/>
        <w:rPr>
          <w:rFonts w:ascii="仿宋" w:hAnsi="仿宋" w:eastAsia="仿宋"/>
          <w:sz w:val="24"/>
        </w:rPr>
      </w:pPr>
      <w:r>
        <w:rPr>
          <w:rFonts w:ascii="仿宋" w:hAnsi="仿宋" w:eastAsia="仿宋"/>
          <w:sz w:val="24"/>
        </w:rPr>
        <w:t>5.乙方账户如有变更，应提前15个工作日以正式书面形式通知甲方新的付款信息。由于谈判未及时通知此项变更而造成延期付款等的一切后果，甲方不承担任何责任。</w:t>
      </w:r>
    </w:p>
    <w:p w14:paraId="3CC885E3">
      <w:pPr>
        <w:pStyle w:val="8"/>
        <w:spacing w:after="0" w:line="440" w:lineRule="exact"/>
        <w:ind w:left="0" w:leftChars="0" w:firstLine="480" w:firstLineChars="200"/>
        <w:rPr>
          <w:rFonts w:ascii="仿宋" w:hAnsi="仿宋" w:eastAsia="仿宋"/>
          <w:sz w:val="24"/>
        </w:rPr>
      </w:pPr>
      <w:r>
        <w:rPr>
          <w:rFonts w:ascii="仿宋" w:hAnsi="仿宋" w:eastAsia="仿宋"/>
          <w:sz w:val="24"/>
        </w:rPr>
        <w:t>6.上述服务的开通日期，指乙方为甲方开通CDN服务的日期，服务开通日期以甲方系统记录时间为准。计费开始日期指甲方应当依约向乙方支付服务费的起算时间。服务开通日期原则上与计费开始日期一致，双方另行约定的除外。</w:t>
      </w:r>
    </w:p>
    <w:p w14:paraId="73C5337F">
      <w:pPr>
        <w:pStyle w:val="8"/>
        <w:spacing w:after="0" w:line="440" w:lineRule="exact"/>
        <w:ind w:left="0" w:leftChars="0" w:firstLine="480" w:firstLineChars="200"/>
        <w:rPr>
          <w:rFonts w:ascii="仿宋" w:hAnsi="仿宋" w:eastAsia="仿宋"/>
          <w:sz w:val="24"/>
        </w:rPr>
      </w:pPr>
      <w:r>
        <w:rPr>
          <w:rFonts w:hint="eastAsia" w:ascii="仿宋" w:hAnsi="仿宋" w:eastAsia="仿宋"/>
          <w:sz w:val="24"/>
        </w:rPr>
        <w:t>7</w:t>
      </w:r>
      <w:r>
        <w:rPr>
          <w:rFonts w:ascii="仿宋" w:hAnsi="仿宋" w:eastAsia="仿宋"/>
          <w:sz w:val="24"/>
        </w:rPr>
        <w:t>.</w:t>
      </w:r>
      <w:r>
        <w:rPr>
          <w:rFonts w:hint="eastAsia" w:ascii="仿宋" w:hAnsi="仿宋" w:eastAsia="仿宋"/>
          <w:sz w:val="24"/>
        </w:rPr>
        <w:t>腾讯云</w:t>
      </w:r>
      <w:r>
        <w:rPr>
          <w:rFonts w:ascii="仿宋" w:hAnsi="仿宋" w:eastAsia="仿宋"/>
          <w:sz w:val="24"/>
        </w:rPr>
        <w:t>收款账户</w:t>
      </w:r>
      <w:r>
        <w:rPr>
          <w:rFonts w:hint="eastAsia" w:ascii="仿宋" w:hAnsi="仿宋" w:eastAsia="仿宋"/>
          <w:sz w:val="24"/>
        </w:rPr>
        <w:t>如下，</w:t>
      </w:r>
    </w:p>
    <w:p w14:paraId="6F558DC3">
      <w:pPr>
        <w:pStyle w:val="8"/>
        <w:spacing w:after="0" w:line="440" w:lineRule="exact"/>
        <w:ind w:left="0" w:leftChars="0" w:firstLine="480" w:firstLineChars="200"/>
        <w:rPr>
          <w:rFonts w:ascii="仿宋" w:hAnsi="仿宋" w:eastAsia="仿宋"/>
          <w:sz w:val="24"/>
        </w:rPr>
      </w:pPr>
      <w:r>
        <w:rPr>
          <w:rFonts w:ascii="仿宋" w:hAnsi="仿宋" w:eastAsia="仿宋"/>
          <w:sz w:val="24"/>
        </w:rPr>
        <w:t>户  名：腾讯云计算（北京）有限责任公司</w:t>
      </w:r>
    </w:p>
    <w:p w14:paraId="402C7125">
      <w:pPr>
        <w:pStyle w:val="8"/>
        <w:spacing w:after="0" w:line="440" w:lineRule="exact"/>
        <w:ind w:left="0" w:leftChars="0" w:firstLine="480" w:firstLineChars="200"/>
        <w:rPr>
          <w:rFonts w:ascii="仿宋" w:hAnsi="仿宋" w:eastAsia="仿宋"/>
          <w:sz w:val="24"/>
        </w:rPr>
      </w:pPr>
      <w:r>
        <w:rPr>
          <w:rFonts w:ascii="仿宋" w:hAnsi="仿宋" w:eastAsia="仿宋"/>
          <w:sz w:val="24"/>
        </w:rPr>
        <w:t>银行账号：</w:t>
      </w:r>
      <w:bookmarkStart w:id="3" w:name="PO_3000011589_CC001supBankAccount_1"/>
      <w:r>
        <w:rPr>
          <w:rFonts w:ascii="仿宋" w:hAnsi="仿宋" w:eastAsia="仿宋"/>
          <w:sz w:val="24"/>
        </w:rPr>
        <w:t>110907316810601</w:t>
      </w:r>
      <w:bookmarkEnd w:id="3"/>
    </w:p>
    <w:p w14:paraId="03FD634C">
      <w:pPr>
        <w:pStyle w:val="8"/>
        <w:spacing w:after="0" w:line="440" w:lineRule="exact"/>
        <w:ind w:left="0" w:leftChars="0" w:firstLine="480" w:firstLineChars="200"/>
        <w:rPr>
          <w:rFonts w:ascii="仿宋" w:hAnsi="仿宋" w:eastAsia="仿宋"/>
          <w:sz w:val="24"/>
        </w:rPr>
      </w:pPr>
      <w:r>
        <w:rPr>
          <w:rFonts w:ascii="仿宋" w:hAnsi="仿宋" w:eastAsia="仿宋"/>
          <w:sz w:val="24"/>
        </w:rPr>
        <w:t xml:space="preserve">开户行： </w:t>
      </w:r>
      <w:bookmarkStart w:id="4" w:name="PO_3000011589_CC001supBankName"/>
      <w:r>
        <w:rPr>
          <w:rFonts w:hint="eastAsia" w:ascii="仿宋" w:hAnsi="仿宋" w:eastAsia="仿宋"/>
          <w:sz w:val="24"/>
        </w:rPr>
        <w:t>招商银行北京分行上地支行</w:t>
      </w:r>
      <w:bookmarkEnd w:id="4"/>
    </w:p>
    <w:p w14:paraId="2AD71FB2">
      <w:pPr>
        <w:pStyle w:val="8"/>
        <w:spacing w:after="0" w:line="440" w:lineRule="exact"/>
        <w:ind w:left="0" w:leftChars="0" w:firstLine="480" w:firstLineChars="200"/>
        <w:rPr>
          <w:rFonts w:ascii="仿宋" w:hAnsi="仿宋" w:eastAsia="仿宋"/>
          <w:sz w:val="24"/>
        </w:rPr>
      </w:pPr>
      <w:r>
        <w:rPr>
          <w:rFonts w:ascii="仿宋" w:hAnsi="仿宋" w:eastAsia="仿宋"/>
          <w:sz w:val="24"/>
        </w:rPr>
        <w:t>汇款备注：</w:t>
      </w:r>
      <w:r>
        <w:rPr>
          <w:rFonts w:hint="eastAsia" w:ascii="仿宋" w:hAnsi="仿宋" w:eastAsia="仿宋"/>
          <w:sz w:val="24"/>
        </w:rPr>
        <w:t>浙江农商联合银行CDN</w:t>
      </w:r>
      <w:r>
        <w:rPr>
          <w:rFonts w:ascii="仿宋" w:hAnsi="仿宋" w:eastAsia="仿宋"/>
          <w:sz w:val="24"/>
        </w:rPr>
        <w:t>服务费+</w:t>
      </w:r>
      <w:r>
        <w:rPr>
          <w:rFonts w:hint="eastAsia" w:ascii="仿宋" w:hAnsi="仿宋" w:eastAsia="仿宋"/>
          <w:sz w:val="24"/>
        </w:rPr>
        <w:t>UIN100012773012</w:t>
      </w:r>
    </w:p>
    <w:p w14:paraId="19E7B546">
      <w:pPr>
        <w:pStyle w:val="8"/>
        <w:spacing w:after="0" w:line="440" w:lineRule="exact"/>
        <w:ind w:left="0" w:leftChars="0"/>
        <w:rPr>
          <w:rFonts w:ascii="仿宋" w:hAnsi="仿宋" w:eastAsia="仿宋"/>
          <w:b/>
          <w:sz w:val="24"/>
        </w:rPr>
      </w:pPr>
      <w:r>
        <w:rPr>
          <w:rFonts w:hint="eastAsia" w:ascii="仿宋" w:hAnsi="仿宋" w:eastAsia="仿宋"/>
          <w:b/>
          <w:sz w:val="24"/>
        </w:rPr>
        <w:t>四、</w:t>
      </w:r>
      <w:r>
        <w:rPr>
          <w:rFonts w:ascii="仿宋" w:hAnsi="仿宋" w:eastAsia="仿宋"/>
          <w:b/>
          <w:sz w:val="24"/>
        </w:rPr>
        <w:t>协议期限</w:t>
      </w:r>
    </w:p>
    <w:p w14:paraId="69220E73">
      <w:pPr>
        <w:pStyle w:val="8"/>
        <w:spacing w:after="0" w:line="440" w:lineRule="exact"/>
        <w:ind w:left="0" w:leftChars="0" w:firstLine="480" w:firstLineChars="200"/>
        <w:rPr>
          <w:rFonts w:ascii="仿宋" w:hAnsi="仿宋" w:eastAsia="仿宋"/>
          <w:sz w:val="24"/>
        </w:rPr>
      </w:pPr>
      <w:commentRangeStart w:id="24"/>
      <w:r>
        <w:rPr>
          <w:rFonts w:ascii="仿宋" w:hAnsi="仿宋" w:eastAsia="仿宋"/>
          <w:sz w:val="24"/>
        </w:rPr>
        <w:t>本协议一式【肆】份，双方各执【贰】份。期限自【2025】年【9】月【1】日起至【2028】年【8】月【31】日止。本协议期限届满后，甲方继续使用腾讯云服务的，双方应重新签约或以补充协议方式延长本协议期限；如果双方未重新签约或延长协议期限而甲方仍持续使用腾讯云服务的，将自动适用腾讯云官方网站在线的《腾讯云服务协议》。同时，腾讯云有权取消甲方所享优惠，双方恢复为腾讯云刊例价结算。</w:t>
      </w:r>
      <w:commentRangeEnd w:id="24"/>
      <w:r>
        <w:commentReference w:id="24"/>
      </w:r>
    </w:p>
    <w:p w14:paraId="5A9151AE">
      <w:pPr>
        <w:widowControl/>
        <w:adjustRightInd/>
        <w:snapToGrid/>
        <w:spacing w:before="0" w:beforeAutospacing="0" w:after="0" w:afterAutospacing="0"/>
        <w:ind w:firstLine="480" w:firstLineChars="200"/>
        <w:jc w:val="left"/>
        <w:rPr>
          <w:rFonts w:ascii="仿宋" w:hAnsi="仿宋" w:eastAsia="仿宋"/>
          <w:sz w:val="24"/>
        </w:rPr>
      </w:pPr>
      <w:r>
        <w:rPr>
          <w:rFonts w:ascii="仿宋" w:hAnsi="仿宋" w:eastAsia="仿宋"/>
          <w:sz w:val="24"/>
        </w:rPr>
        <w:br w:type="page"/>
      </w:r>
    </w:p>
    <w:p w14:paraId="13F75C60">
      <w:pPr>
        <w:keepNext/>
        <w:keepLines/>
        <w:adjustRightInd/>
        <w:snapToGrid/>
        <w:spacing w:before="0" w:beforeAutospacing="0" w:after="0" w:afterAutospacing="0" w:line="400" w:lineRule="exact"/>
        <w:outlineLvl w:val="2"/>
        <w:rPr>
          <w:rFonts w:ascii="Times New Roman" w:hAnsi="Times New Roman" w:eastAsia="黑体" w:cs="Times New Roman"/>
          <w:bCs/>
          <w:kern w:val="0"/>
          <w:sz w:val="28"/>
          <w:szCs w:val="28"/>
          <w:lang w:val="zh-CN"/>
        </w:rPr>
      </w:pPr>
      <w:bookmarkStart w:id="5" w:name="_Toc1802953015"/>
      <w:bookmarkStart w:id="6" w:name="_Toc1952586094"/>
      <w:r>
        <w:rPr>
          <w:rFonts w:ascii="Times New Roman" w:hAnsi="Times New Roman" w:eastAsia="黑体" w:cs="Times New Roman"/>
          <w:bCs/>
          <w:kern w:val="0"/>
          <w:sz w:val="28"/>
          <w:szCs w:val="28"/>
          <w:lang w:val="zh-CN"/>
        </w:rPr>
        <w:t>附件</w:t>
      </w:r>
      <w:bookmarkEnd w:id="5"/>
      <w:bookmarkEnd w:id="6"/>
      <w:r>
        <w:rPr>
          <w:rFonts w:hint="eastAsia" w:ascii="Times New Roman" w:hAnsi="Times New Roman" w:eastAsia="黑体" w:cs="Times New Roman"/>
          <w:bCs/>
          <w:kern w:val="0"/>
          <w:sz w:val="28"/>
          <w:szCs w:val="28"/>
          <w:lang w:val="zh-CN"/>
        </w:rPr>
        <w:t>二</w:t>
      </w:r>
    </w:p>
    <w:p w14:paraId="139F9263">
      <w:pPr>
        <w:tabs>
          <w:tab w:val="left" w:pos="6285"/>
        </w:tabs>
        <w:adjustRightInd/>
        <w:snapToGrid/>
        <w:spacing w:before="0" w:beforeAutospacing="0" w:after="0" w:afterAutospacing="0" w:line="560" w:lineRule="exact"/>
        <w:ind w:right="482" w:firstLine="641" w:firstLineChars="200"/>
        <w:jc w:val="center"/>
        <w:rPr>
          <w:rFonts w:ascii="仿宋" w:hAnsi="仿宋" w:eastAsia="仿宋" w:cs="Times New Roman Regular"/>
          <w:b/>
          <w:sz w:val="28"/>
        </w:rPr>
      </w:pPr>
      <w:r>
        <w:rPr>
          <w:rFonts w:ascii="仿宋" w:hAnsi="仿宋" w:eastAsia="仿宋" w:cs="Times New Roman Regular"/>
          <w:b/>
          <w:bCs/>
          <w:kern w:val="0"/>
          <w:sz w:val="32"/>
          <w:szCs w:val="32"/>
          <w:lang w:val="zh-CN"/>
        </w:rPr>
        <w:t>浙江农村商业联合银行互联网类系统CDN加速服务项目工作任务说明书</w:t>
      </w:r>
    </w:p>
    <w:p w14:paraId="6BBFACB0">
      <w:pPr>
        <w:adjustRightInd/>
        <w:snapToGrid/>
        <w:spacing w:before="0" w:beforeAutospacing="0" w:after="0" w:afterAutospacing="0" w:line="560" w:lineRule="exact"/>
        <w:ind w:firstLine="561" w:firstLineChars="200"/>
        <w:rPr>
          <w:rFonts w:ascii="仿宋" w:hAnsi="仿宋" w:eastAsia="仿宋" w:cs="Times New Roman Regular"/>
          <w:b/>
          <w:sz w:val="28"/>
        </w:rPr>
      </w:pPr>
      <w:bookmarkStart w:id="7" w:name="_Toc1237063935"/>
      <w:bookmarkStart w:id="8" w:name="_Toc1416872051"/>
      <w:r>
        <w:rPr>
          <w:rFonts w:hint="eastAsia" w:ascii="仿宋" w:hAnsi="仿宋" w:eastAsia="仿宋" w:cs="Times New Roman Regular"/>
          <w:b/>
          <w:sz w:val="28"/>
        </w:rPr>
        <w:t>一</w:t>
      </w:r>
      <w:r>
        <w:rPr>
          <w:rFonts w:ascii="仿宋" w:hAnsi="仿宋" w:eastAsia="仿宋" w:cs="Times New Roman Regular"/>
          <w:b/>
          <w:sz w:val="28"/>
        </w:rPr>
        <w:t>、背景概述</w:t>
      </w:r>
      <w:bookmarkEnd w:id="7"/>
      <w:bookmarkEnd w:id="8"/>
    </w:p>
    <w:p w14:paraId="3350DC24">
      <w:pPr>
        <w:adjustRightInd/>
        <w:snapToGrid/>
        <w:spacing w:before="0" w:beforeAutospacing="0" w:after="0" w:afterAutospacing="0" w:line="360" w:lineRule="auto"/>
        <w:ind w:firstLine="480" w:firstLineChars="200"/>
        <w:rPr>
          <w:rFonts w:ascii="仿宋" w:hAnsi="仿宋" w:eastAsia="仿宋" w:cs="Times New Roman"/>
          <w:sz w:val="24"/>
        </w:rPr>
      </w:pPr>
      <w:r>
        <w:rPr>
          <w:rFonts w:ascii="仿宋" w:hAnsi="仿宋" w:eastAsia="仿宋" w:cs="Times New Roman"/>
          <w:sz w:val="24"/>
        </w:rPr>
        <w:t>随着浙江农村商业联合银行股份有限公司业务不断稳定增长，互联网类应用的用户规模也不断扩大，目前用户总数已经超过一千万，其中绝大多数用户分布在浙江省内。用户数的迅速增加，给服务器的性能和出口带宽带来巨大考验，特别是在营销活动时间段，由于用户并发数过高，可能会对系统造成压力，需要一种方案能够在提升用户访问体验的同时，降低源站服务器性能和出口带宽承载压力，并且能正常应对营销活动期间巨量用户并发访问的场景。</w:t>
      </w:r>
    </w:p>
    <w:p w14:paraId="401A22D3">
      <w:pPr>
        <w:adjustRightInd/>
        <w:snapToGrid/>
        <w:spacing w:before="0" w:beforeAutospacing="0" w:after="0" w:afterAutospacing="0" w:line="360" w:lineRule="auto"/>
        <w:ind w:firstLine="480" w:firstLineChars="200"/>
        <w:rPr>
          <w:rFonts w:ascii="仿宋" w:hAnsi="仿宋" w:eastAsia="仿宋" w:cs="Times New Roman"/>
          <w:sz w:val="24"/>
        </w:rPr>
      </w:pPr>
      <w:r>
        <w:rPr>
          <w:rFonts w:ascii="仿宋" w:hAnsi="仿宋" w:eastAsia="仿宋" w:cs="Times New Roman"/>
          <w:sz w:val="24"/>
        </w:rPr>
        <w:t>CDN加速服务正好能解决上述问题，通过将静态资源缓存在数量较多的</w:t>
      </w:r>
      <w:r>
        <w:rPr>
          <w:rFonts w:hint="eastAsia" w:ascii="仿宋" w:hAnsi="仿宋" w:eastAsia="仿宋" w:cs="Times New Roman"/>
          <w:sz w:val="24"/>
        </w:rPr>
        <w:t>CDN</w:t>
      </w:r>
      <w:r>
        <w:rPr>
          <w:rFonts w:ascii="仿宋" w:hAnsi="仿宋" w:eastAsia="仿宋" w:cs="Times New Roman"/>
          <w:sz w:val="24"/>
        </w:rPr>
        <w:t>节点上并直接响应用户、动态内容快速回源，实现大大提升高并发场景下用户的访问体验，大大降低源站服务器的性能和带宽出口占用率较高的压力。</w:t>
      </w:r>
    </w:p>
    <w:p w14:paraId="45B6D903">
      <w:pPr>
        <w:adjustRightInd/>
        <w:snapToGrid/>
        <w:spacing w:before="0" w:beforeAutospacing="0" w:after="0" w:afterAutospacing="0" w:line="560" w:lineRule="exact"/>
        <w:ind w:firstLine="561" w:firstLineChars="200"/>
        <w:rPr>
          <w:rFonts w:ascii="仿宋" w:hAnsi="仿宋" w:eastAsia="仿宋" w:cs="Times New Roman Regular"/>
          <w:b/>
          <w:sz w:val="28"/>
        </w:rPr>
      </w:pPr>
      <w:bookmarkStart w:id="9" w:name="_Toc2069883221"/>
      <w:bookmarkStart w:id="10" w:name="_Toc1544368938"/>
      <w:r>
        <w:rPr>
          <w:rFonts w:hint="eastAsia" w:ascii="仿宋" w:hAnsi="仿宋" w:eastAsia="仿宋" w:cs="Times New Roman Regular"/>
          <w:b/>
          <w:sz w:val="28"/>
        </w:rPr>
        <w:t>二</w:t>
      </w:r>
      <w:r>
        <w:rPr>
          <w:rFonts w:ascii="仿宋" w:hAnsi="仿宋" w:eastAsia="仿宋" w:cs="Times New Roman Regular"/>
          <w:b/>
          <w:sz w:val="28"/>
        </w:rPr>
        <w:t>、工作目标</w:t>
      </w:r>
      <w:bookmarkEnd w:id="9"/>
      <w:bookmarkEnd w:id="10"/>
    </w:p>
    <w:p w14:paraId="12B01232">
      <w:pPr>
        <w:adjustRightInd/>
        <w:snapToGrid/>
        <w:spacing w:before="0" w:beforeAutospacing="0" w:after="0" w:afterAutospacing="0" w:line="360" w:lineRule="auto"/>
        <w:ind w:firstLine="480" w:firstLineChars="200"/>
        <w:rPr>
          <w:rFonts w:ascii="仿宋" w:hAnsi="仿宋" w:eastAsia="仿宋" w:cs="Times New Roman"/>
          <w:sz w:val="24"/>
        </w:rPr>
      </w:pPr>
      <w:r>
        <w:rPr>
          <w:rFonts w:ascii="仿宋" w:hAnsi="仿宋" w:eastAsia="仿宋" w:cs="Times New Roman"/>
          <w:sz w:val="24"/>
        </w:rPr>
        <w:t>互联网类业务实现动静态内容域名拆分之后，通过采用的</w:t>
      </w:r>
      <w:r>
        <w:rPr>
          <w:rFonts w:hint="eastAsia" w:ascii="仿宋" w:hAnsi="仿宋" w:eastAsia="仿宋" w:cs="Times New Roman"/>
          <w:sz w:val="24"/>
        </w:rPr>
        <w:t>CDN</w:t>
      </w:r>
      <w:r>
        <w:rPr>
          <w:rFonts w:ascii="仿宋" w:hAnsi="仿宋" w:eastAsia="仿宋" w:cs="Times New Roman"/>
          <w:sz w:val="24"/>
        </w:rPr>
        <w:t>加速服务，可以实现以下目标：</w:t>
      </w:r>
    </w:p>
    <w:p w14:paraId="07B6D44C">
      <w:pPr>
        <w:adjustRightInd/>
        <w:snapToGrid/>
        <w:spacing w:before="0" w:beforeAutospacing="0" w:after="0" w:afterAutospacing="0" w:line="360" w:lineRule="auto"/>
        <w:ind w:firstLine="480" w:firstLineChars="200"/>
        <w:rPr>
          <w:rFonts w:ascii="仿宋" w:hAnsi="仿宋" w:eastAsia="仿宋" w:cs="Times New Roman"/>
          <w:sz w:val="24"/>
        </w:rPr>
      </w:pPr>
      <w:r>
        <w:rPr>
          <w:rFonts w:ascii="仿宋" w:hAnsi="仿宋" w:eastAsia="仿宋" w:cs="Times New Roman"/>
          <w:sz w:val="24"/>
        </w:rPr>
        <w:t>1、以自然月为统计周期，实现回源带宽相对于用户访问总带宽占比小于等于15%。</w:t>
      </w:r>
    </w:p>
    <w:p w14:paraId="0BFB09B5">
      <w:pPr>
        <w:adjustRightInd/>
        <w:snapToGrid/>
        <w:spacing w:before="0" w:beforeAutospacing="0" w:after="0" w:afterAutospacing="0" w:line="360" w:lineRule="auto"/>
        <w:ind w:firstLine="480" w:firstLineChars="200"/>
        <w:rPr>
          <w:rFonts w:ascii="仿宋" w:hAnsi="仿宋" w:eastAsia="仿宋" w:cs="Times New Roman"/>
          <w:sz w:val="24"/>
        </w:rPr>
      </w:pPr>
      <w:r>
        <w:rPr>
          <w:rFonts w:ascii="仿宋" w:hAnsi="仿宋" w:eastAsia="仿宋" w:cs="Times New Roman"/>
          <w:sz w:val="24"/>
        </w:rPr>
        <w:t>2、以自然月为统计周期，实现回源流量相对于用户请求总流量占比小于等于15%。</w:t>
      </w:r>
    </w:p>
    <w:p w14:paraId="38B00AAB">
      <w:pPr>
        <w:adjustRightInd/>
        <w:snapToGrid/>
        <w:spacing w:before="0" w:beforeAutospacing="0" w:after="0" w:afterAutospacing="0" w:line="360" w:lineRule="auto"/>
        <w:ind w:firstLine="480" w:firstLineChars="200"/>
        <w:rPr>
          <w:rFonts w:ascii="仿宋" w:hAnsi="仿宋" w:eastAsia="仿宋" w:cs="Times New Roman"/>
          <w:sz w:val="24"/>
        </w:rPr>
      </w:pPr>
      <w:r>
        <w:rPr>
          <w:rFonts w:ascii="仿宋" w:hAnsi="仿宋" w:eastAsia="仿宋" w:cs="Times New Roman"/>
          <w:sz w:val="24"/>
        </w:rPr>
        <w:t>3、能正常承载某营销活动带来的高并发用户访问场景。为浙江农村商业联合银行股份有限公司在浙江省内预留10Gbps的节点带宽资源，在该带宽范围内，资源随用随取，弹性伸缩。</w:t>
      </w:r>
    </w:p>
    <w:p w14:paraId="54961883">
      <w:pPr>
        <w:adjustRightInd/>
        <w:snapToGrid/>
        <w:spacing w:before="0" w:beforeAutospacing="0" w:after="0" w:afterAutospacing="0" w:line="360" w:lineRule="auto"/>
        <w:ind w:firstLine="480" w:firstLineChars="200"/>
        <w:rPr>
          <w:rFonts w:ascii="仿宋" w:hAnsi="仿宋" w:eastAsia="仿宋" w:cs="Times New Roman"/>
          <w:sz w:val="24"/>
        </w:rPr>
      </w:pPr>
      <w:r>
        <w:rPr>
          <w:rFonts w:ascii="仿宋" w:hAnsi="仿宋" w:eastAsia="仿宋" w:cs="Times New Roman"/>
          <w:sz w:val="24"/>
        </w:rPr>
        <w:t>4、https部署实施方案，需满足源站证书和私钥不得对外提供或部署在</w:t>
      </w:r>
      <w:r>
        <w:rPr>
          <w:rFonts w:hint="eastAsia" w:ascii="仿宋" w:hAnsi="仿宋" w:eastAsia="仿宋" w:cs="Times New Roman"/>
          <w:sz w:val="24"/>
        </w:rPr>
        <w:t>CDN</w:t>
      </w:r>
      <w:r>
        <w:rPr>
          <w:rFonts w:ascii="仿宋" w:hAnsi="仿宋" w:eastAsia="仿宋" w:cs="Times New Roman"/>
          <w:sz w:val="24"/>
        </w:rPr>
        <w:t>平台，以避免证书私钥外泄风险。支持多域名加速，提供泛域名证书支持。</w:t>
      </w:r>
    </w:p>
    <w:p w14:paraId="1D3743FE">
      <w:pPr>
        <w:adjustRightInd/>
        <w:snapToGrid/>
        <w:spacing w:before="0" w:beforeAutospacing="0" w:after="0" w:afterAutospacing="0" w:line="360" w:lineRule="auto"/>
        <w:ind w:firstLine="480" w:firstLineChars="200"/>
        <w:rPr>
          <w:rFonts w:ascii="仿宋" w:hAnsi="仿宋" w:eastAsia="仿宋" w:cs="Times New Roman"/>
          <w:sz w:val="24"/>
        </w:rPr>
      </w:pPr>
      <w:r>
        <w:rPr>
          <w:rFonts w:ascii="仿宋" w:hAnsi="仿宋" w:eastAsia="仿宋" w:cs="Times New Roman"/>
          <w:sz w:val="24"/>
        </w:rPr>
        <w:t>5、支持自定义端口。互联网类业务涉及特殊端口（除80、8080、443之外的端口），需要支持特殊端口进行加速。</w:t>
      </w:r>
    </w:p>
    <w:p w14:paraId="6C38180D">
      <w:pPr>
        <w:adjustRightInd/>
        <w:snapToGrid/>
        <w:spacing w:before="0" w:beforeAutospacing="0" w:after="0" w:afterAutospacing="0" w:line="360" w:lineRule="auto"/>
        <w:ind w:firstLine="480" w:firstLineChars="200"/>
        <w:rPr>
          <w:rFonts w:ascii="仿宋" w:hAnsi="仿宋" w:eastAsia="仿宋" w:cs="Times New Roman"/>
          <w:sz w:val="24"/>
        </w:rPr>
      </w:pPr>
      <w:r>
        <w:rPr>
          <w:rFonts w:ascii="仿宋" w:hAnsi="仿宋" w:eastAsia="仿宋" w:cs="Times New Roman"/>
          <w:sz w:val="24"/>
        </w:rPr>
        <w:t>6、支持CDN缓存内容刷新，刷新操作支持web界面和api接口对接方式。在源站进行内容更新时，为确保用户第一时间访问到最新内容，可以进行刷新操作。</w:t>
      </w:r>
    </w:p>
    <w:p w14:paraId="3EFF8E14">
      <w:pPr>
        <w:adjustRightInd/>
        <w:snapToGrid/>
        <w:spacing w:before="0" w:beforeAutospacing="0" w:after="0" w:afterAutospacing="0" w:line="560" w:lineRule="exact"/>
        <w:ind w:firstLine="561" w:firstLineChars="200"/>
        <w:rPr>
          <w:rFonts w:ascii="仿宋" w:hAnsi="仿宋" w:eastAsia="仿宋" w:cs="Times New Roman Regular"/>
          <w:b/>
          <w:sz w:val="28"/>
        </w:rPr>
      </w:pPr>
      <w:bookmarkStart w:id="11" w:name="_Toc1721383324"/>
      <w:bookmarkStart w:id="12" w:name="_Toc1439697594"/>
      <w:r>
        <w:rPr>
          <w:rFonts w:hint="eastAsia" w:ascii="仿宋" w:hAnsi="仿宋" w:eastAsia="仿宋" w:cs="Times New Roman Regular"/>
          <w:b/>
          <w:sz w:val="28"/>
        </w:rPr>
        <w:t>三</w:t>
      </w:r>
      <w:r>
        <w:rPr>
          <w:rFonts w:ascii="仿宋" w:hAnsi="仿宋" w:eastAsia="仿宋" w:cs="Times New Roman Regular"/>
          <w:b/>
          <w:sz w:val="28"/>
        </w:rPr>
        <w:t>、工作范围与内容</w:t>
      </w:r>
      <w:bookmarkEnd w:id="11"/>
      <w:bookmarkEnd w:id="12"/>
    </w:p>
    <w:p w14:paraId="6CFA69B5">
      <w:pPr>
        <w:adjustRightInd/>
        <w:snapToGrid/>
        <w:spacing w:before="0" w:beforeAutospacing="0" w:after="0" w:afterAutospacing="0" w:line="360" w:lineRule="auto"/>
        <w:ind w:firstLine="480" w:firstLineChars="200"/>
        <w:rPr>
          <w:rFonts w:ascii="仿宋" w:hAnsi="仿宋" w:eastAsia="仿宋" w:cs="Times New Roman"/>
          <w:sz w:val="24"/>
        </w:rPr>
      </w:pPr>
      <w:r>
        <w:rPr>
          <w:rFonts w:ascii="仿宋" w:hAnsi="仿宋" w:eastAsia="仿宋" w:cs="Times New Roman"/>
          <w:sz w:val="24"/>
        </w:rPr>
        <w:t>采用CDN加速服务，主要的工作内容如下：</w:t>
      </w:r>
    </w:p>
    <w:p w14:paraId="5DB639CA">
      <w:pPr>
        <w:adjustRightInd/>
        <w:snapToGrid/>
        <w:spacing w:before="0" w:beforeAutospacing="0" w:after="0" w:afterAutospacing="0" w:line="360" w:lineRule="auto"/>
        <w:ind w:firstLine="480" w:firstLineChars="200"/>
        <w:rPr>
          <w:rFonts w:ascii="仿宋" w:hAnsi="仿宋" w:eastAsia="仿宋" w:cs="Times New Roman"/>
          <w:sz w:val="24"/>
        </w:rPr>
      </w:pPr>
      <w:r>
        <w:rPr>
          <w:rFonts w:ascii="仿宋" w:hAnsi="仿宋" w:eastAsia="仿宋" w:cs="Times New Roman"/>
          <w:sz w:val="24"/>
        </w:rPr>
        <w:t>1、方案沟通。就浙江农村商业联合银行遇到的问题和对应的方案进行沟通交流，并确定最终实施方案。</w:t>
      </w:r>
    </w:p>
    <w:p w14:paraId="32D3F019">
      <w:pPr>
        <w:adjustRightInd/>
        <w:snapToGrid/>
        <w:spacing w:before="0" w:beforeAutospacing="0" w:after="0" w:afterAutospacing="0" w:line="360" w:lineRule="auto"/>
        <w:ind w:firstLine="480" w:firstLineChars="200"/>
        <w:rPr>
          <w:rFonts w:ascii="仿宋" w:hAnsi="仿宋" w:eastAsia="仿宋" w:cs="Times New Roman"/>
          <w:sz w:val="24"/>
        </w:rPr>
      </w:pPr>
      <w:r>
        <w:rPr>
          <w:rFonts w:ascii="仿宋" w:hAnsi="仿宋" w:eastAsia="仿宋" w:cs="Times New Roman"/>
          <w:sz w:val="24"/>
        </w:rPr>
        <w:t>2、按照实施方案进行动静态内容对应的域名拆分，实现静态内容走</w:t>
      </w:r>
      <w:r>
        <w:rPr>
          <w:rFonts w:hint="eastAsia" w:ascii="仿宋" w:hAnsi="仿宋" w:eastAsia="仿宋" w:cs="Times New Roman"/>
          <w:sz w:val="24"/>
        </w:rPr>
        <w:t>CDN</w:t>
      </w:r>
      <w:r>
        <w:rPr>
          <w:rFonts w:ascii="仿宋" w:hAnsi="仿宋" w:eastAsia="仿宋" w:cs="Times New Roman"/>
          <w:sz w:val="24"/>
        </w:rPr>
        <w:t>加速平台，动态数据直接对接源站。</w:t>
      </w:r>
    </w:p>
    <w:p w14:paraId="07AEB046">
      <w:pPr>
        <w:adjustRightInd/>
        <w:snapToGrid/>
        <w:spacing w:before="0" w:beforeAutospacing="0" w:after="0" w:afterAutospacing="0" w:line="360" w:lineRule="auto"/>
        <w:ind w:firstLine="480" w:firstLineChars="200"/>
        <w:rPr>
          <w:rFonts w:ascii="仿宋" w:hAnsi="仿宋" w:eastAsia="仿宋" w:cs="Times New Roman"/>
          <w:sz w:val="24"/>
        </w:rPr>
      </w:pPr>
      <w:r>
        <w:rPr>
          <w:rFonts w:ascii="仿宋" w:hAnsi="仿宋" w:eastAsia="仿宋" w:cs="Times New Roman"/>
          <w:sz w:val="24"/>
        </w:rPr>
        <w:t>3、将需要加速的业务对应的域名、源站IP和端口、加速区域等信息完成配置并发起测试。</w:t>
      </w:r>
    </w:p>
    <w:p w14:paraId="53AD21F4">
      <w:pPr>
        <w:adjustRightInd/>
        <w:snapToGrid/>
        <w:spacing w:before="0" w:beforeAutospacing="0" w:after="0" w:afterAutospacing="0" w:line="360" w:lineRule="auto"/>
        <w:ind w:firstLine="480" w:firstLineChars="200"/>
        <w:rPr>
          <w:rFonts w:ascii="仿宋" w:hAnsi="仿宋" w:eastAsia="仿宋" w:cs="Times New Roman"/>
          <w:sz w:val="24"/>
        </w:rPr>
      </w:pPr>
      <w:r>
        <w:rPr>
          <w:rFonts w:ascii="仿宋" w:hAnsi="仿宋" w:eastAsia="仿宋" w:cs="Times New Roman"/>
          <w:sz w:val="24"/>
        </w:rPr>
        <w:t>4、验证业务正常后，正式进行域名切换，开始使用CDN加速服务。</w:t>
      </w:r>
    </w:p>
    <w:p w14:paraId="33FC7425">
      <w:pPr>
        <w:adjustRightInd/>
        <w:snapToGrid/>
        <w:spacing w:before="0" w:beforeAutospacing="0" w:after="0" w:afterAutospacing="0" w:line="360" w:lineRule="auto"/>
        <w:ind w:firstLine="480" w:firstLineChars="200"/>
        <w:rPr>
          <w:rFonts w:ascii="仿宋" w:hAnsi="仿宋" w:eastAsia="仿宋" w:cs="Times New Roman"/>
          <w:sz w:val="24"/>
        </w:rPr>
      </w:pPr>
      <w:r>
        <w:rPr>
          <w:rFonts w:ascii="仿宋" w:hAnsi="仿宋" w:eastAsia="仿宋" w:cs="Times New Roman"/>
          <w:sz w:val="24"/>
        </w:rPr>
        <w:t>5、源站进行内容更新时，可以通过Web界面控制台或者API接口实现URL刷新操作，确保用户第一时间访问到最新内容。</w:t>
      </w:r>
    </w:p>
    <w:p w14:paraId="7700757F">
      <w:pPr>
        <w:adjustRightInd/>
        <w:snapToGrid/>
        <w:spacing w:before="0" w:beforeAutospacing="0" w:after="0" w:afterAutospacing="0" w:line="360" w:lineRule="auto"/>
        <w:ind w:firstLine="480" w:firstLineChars="200"/>
        <w:rPr>
          <w:rFonts w:ascii="仿宋" w:hAnsi="仿宋" w:eastAsia="仿宋" w:cs="Times New Roman"/>
          <w:sz w:val="24"/>
        </w:rPr>
      </w:pPr>
      <w:commentRangeStart w:id="25"/>
      <w:r>
        <w:t>6、提供CDN月度服务报告。每月就CDN服务情况（含带宽、流量、PV、用户IP、TOP URL等信息）整理成报告提供给农商行。</w:t>
      </w:r>
      <w:commentRangeEnd w:id="25"/>
      <w:r>
        <w:commentReference w:id="25"/>
      </w:r>
      <w:r>
        <w:rPr>
          <w:rFonts w:ascii="仿宋" w:hAnsi="仿宋" w:eastAsia="仿宋" w:cs="Times New Roman"/>
          <w:sz w:val="24"/>
        </w:rPr>
        <w:t/>
      </w:r>
    </w:p>
    <w:p w14:paraId="67A882F8">
      <w:pPr>
        <w:adjustRightInd/>
        <w:snapToGrid/>
        <w:spacing w:before="0" w:beforeAutospacing="0" w:after="0" w:afterAutospacing="0" w:line="360" w:lineRule="auto"/>
        <w:ind w:firstLine="480" w:firstLineChars="200"/>
        <w:rPr>
          <w:rFonts w:ascii="仿宋" w:hAnsi="仿宋" w:eastAsia="仿宋" w:cs="Times New Roman"/>
          <w:sz w:val="24"/>
        </w:rPr>
      </w:pPr>
      <w:commentRangeStart w:id="26"/>
      <w:r>
        <w:t>7、日常故障对接。提供7X24小时专属技术服务，及时有效的处理农商行CDN项目中遇到的各种问题，同时提供手机号支持紧急情况对接。</w:t>
      </w:r>
      <w:commentRangeEnd w:id="26"/>
      <w:r>
        <w:commentReference w:id="26"/>
      </w:r>
      <w:r>
        <w:rPr>
          <w:rFonts w:ascii="仿宋" w:hAnsi="仿宋" w:eastAsia="仿宋" w:cs="Times New Roman"/>
          <w:sz w:val="24"/>
        </w:rPr>
        <w:t/>
      </w:r>
    </w:p>
    <w:p w14:paraId="46B54B6B">
      <w:pPr>
        <w:adjustRightInd/>
        <w:snapToGrid/>
        <w:spacing w:before="0" w:beforeAutospacing="0" w:after="0" w:afterAutospacing="0" w:line="560" w:lineRule="exact"/>
        <w:ind w:firstLine="561" w:firstLineChars="200"/>
        <w:rPr>
          <w:rFonts w:ascii="仿宋" w:hAnsi="仿宋" w:eastAsia="仿宋" w:cs="Times New Roman Regular"/>
          <w:b/>
          <w:sz w:val="28"/>
        </w:rPr>
      </w:pPr>
      <w:bookmarkStart w:id="13" w:name="_Toc389834084"/>
      <w:bookmarkStart w:id="14" w:name="_Toc1299211609"/>
      <w:r>
        <w:rPr>
          <w:rFonts w:hint="eastAsia" w:ascii="仿宋" w:hAnsi="仿宋" w:eastAsia="仿宋" w:cs="Times New Roman Regular"/>
          <w:b/>
          <w:sz w:val="28"/>
        </w:rPr>
        <w:t>四</w:t>
      </w:r>
      <w:r>
        <w:rPr>
          <w:rFonts w:ascii="仿宋" w:hAnsi="仿宋" w:eastAsia="仿宋" w:cs="Times New Roman Regular"/>
          <w:b/>
          <w:sz w:val="28"/>
        </w:rPr>
        <w:t>、服务可用性保证</w:t>
      </w:r>
      <w:bookmarkEnd w:id="13"/>
      <w:bookmarkEnd w:id="14"/>
    </w:p>
    <w:p w14:paraId="341B3438">
      <w:pPr>
        <w:adjustRightInd/>
        <w:snapToGrid/>
        <w:spacing w:before="0" w:beforeAutospacing="0" w:after="0" w:afterAutospacing="0" w:line="360" w:lineRule="auto"/>
        <w:ind w:firstLine="480" w:firstLineChars="200"/>
        <w:rPr>
          <w:rFonts w:ascii="仿宋" w:hAnsi="仿宋" w:eastAsia="仿宋" w:cs="Times New Roman"/>
          <w:sz w:val="24"/>
        </w:rPr>
      </w:pPr>
      <w:r>
        <w:rPr>
          <w:rFonts w:ascii="仿宋" w:hAnsi="仿宋" w:eastAsia="仿宋" w:cs="Times New Roman"/>
          <w:sz w:val="24"/>
        </w:rPr>
        <w:t>1、乙方保证甲方购买的服务的“服务可用性”达到99.9%，即每月服务不可用时间累计小于44分钟；</w:t>
      </w:r>
    </w:p>
    <w:p w14:paraId="12AF14D9">
      <w:pPr>
        <w:adjustRightInd/>
        <w:snapToGrid/>
        <w:spacing w:before="0" w:beforeAutospacing="0" w:after="0" w:afterAutospacing="0" w:line="360" w:lineRule="auto"/>
        <w:ind w:firstLine="480" w:firstLineChars="200"/>
        <w:rPr>
          <w:rFonts w:ascii="仿宋" w:hAnsi="仿宋" w:eastAsia="仿宋" w:cs="Times New Roman"/>
          <w:sz w:val="24"/>
        </w:rPr>
      </w:pPr>
      <w:r>
        <w:rPr>
          <w:rFonts w:ascii="仿宋" w:hAnsi="仿宋" w:eastAsia="仿宋" w:cs="Times New Roman"/>
          <w:sz w:val="24"/>
        </w:rPr>
        <w:t>2、乙方保证在任何情况下，可以提供甲方合同约定的保底带宽，并在有突发事件导致甲方网站被加速内容访问流量高时，保证紧急提供附加30%合同保底带宽可供甲方使用，并确保被访问对象的响应时间不会明显低于正常时段内的响应时间。该保证仅限于5天，如超过5天，双方将共同协商相关事宜。</w:t>
      </w:r>
    </w:p>
    <w:p w14:paraId="0CAE763E">
      <w:pPr>
        <w:adjustRightInd/>
        <w:snapToGrid/>
        <w:spacing w:before="0" w:beforeAutospacing="0" w:after="0" w:afterAutospacing="0" w:line="360" w:lineRule="auto"/>
        <w:ind w:firstLine="480" w:firstLineChars="200"/>
        <w:rPr>
          <w:rFonts w:ascii="仿宋" w:hAnsi="仿宋" w:eastAsia="仿宋" w:cs="Times New Roman"/>
          <w:sz w:val="24"/>
        </w:rPr>
      </w:pPr>
      <w:r>
        <w:rPr>
          <w:rFonts w:ascii="仿宋" w:hAnsi="仿宋" w:eastAsia="仿宋" w:cs="Times New Roman"/>
          <w:sz w:val="24"/>
        </w:rPr>
        <w:t>3、对于下载加速服务,甲方负责文件上传，乙方负责文件的同步；在上传操作前，甲方有义务按合同规定的时间提前通知乙方；乙方有义务在甲方上传完成并通知乙方之时起15分钟内开始同步工作；如未在15分钟内开始同步工作，则被视为服务不可用；</w:t>
      </w:r>
    </w:p>
    <w:p w14:paraId="1BFADA6E">
      <w:pPr>
        <w:adjustRightInd/>
        <w:snapToGrid/>
        <w:spacing w:before="0" w:beforeAutospacing="0" w:after="0" w:afterAutospacing="0" w:line="360" w:lineRule="auto"/>
        <w:ind w:firstLine="480" w:firstLineChars="200"/>
        <w:rPr>
          <w:rFonts w:ascii="仿宋" w:hAnsi="仿宋" w:eastAsia="仿宋" w:cs="Times New Roman"/>
          <w:sz w:val="24"/>
        </w:rPr>
      </w:pPr>
      <w:r>
        <w:rPr>
          <w:rFonts w:ascii="仿宋" w:hAnsi="仿宋" w:eastAsia="仿宋" w:cs="Times New Roman"/>
          <w:sz w:val="24"/>
        </w:rPr>
        <w:t>4、甲方在提供CDN下载加速服务所需的文件时必须包含每个文件的MD5校验码，乙方有义务保证CDN Cache服务器的文件内容不被篡改。如发现Cache服务器上的文件被篡改，则视为服务不可用；</w:t>
      </w:r>
    </w:p>
    <w:p w14:paraId="019A6064">
      <w:pPr>
        <w:adjustRightInd/>
        <w:snapToGrid/>
        <w:spacing w:before="0" w:beforeAutospacing="0" w:after="0" w:afterAutospacing="0" w:line="360" w:lineRule="auto"/>
        <w:ind w:firstLine="480" w:firstLineChars="200"/>
        <w:rPr>
          <w:rFonts w:ascii="仿宋" w:hAnsi="仿宋" w:eastAsia="仿宋" w:cs="Times New Roman"/>
          <w:sz w:val="24"/>
        </w:rPr>
      </w:pPr>
      <w:r>
        <w:rPr>
          <w:rFonts w:ascii="仿宋" w:hAnsi="仿宋" w:eastAsia="仿宋" w:cs="Times New Roman"/>
          <w:sz w:val="24"/>
        </w:rPr>
        <w:t>5、乙方保证所提供的内容与甲方原服务内容相符，由于乙方原因导致乙方服务内容被更换为非甲方许可的内容，被视为不可用。</w:t>
      </w:r>
    </w:p>
    <w:p w14:paraId="1A70992C">
      <w:pPr>
        <w:adjustRightInd/>
        <w:snapToGrid/>
        <w:spacing w:before="0" w:beforeAutospacing="0" w:after="0" w:afterAutospacing="0" w:line="360" w:lineRule="auto"/>
        <w:ind w:firstLine="480" w:firstLineChars="200"/>
        <w:rPr>
          <w:rFonts w:ascii="仿宋" w:hAnsi="仿宋" w:eastAsia="仿宋" w:cs="Times New Roman"/>
          <w:sz w:val="24"/>
        </w:rPr>
      </w:pPr>
      <w:r>
        <w:rPr>
          <w:rFonts w:ascii="仿宋" w:hAnsi="仿宋" w:eastAsia="仿宋" w:cs="Times New Roman"/>
          <w:sz w:val="24"/>
        </w:rPr>
        <w:t>6、如果乙方的服务在任何一个月中不能达到服务可用性的承诺值，将进行赔偿。赔偿标准如下：服务月度的服务可用性低于99.9%但等于或高于99%的，赔偿月度服务费的10%；服务月度的服务可用性低于99%但等于或高于95%的，赔偿月度服务费的25%；服务月度的服务可用性低于95%的，赔偿月度服务费的50%。赔偿以甲方当月服务费的二分之一为上限，且此赔偿不以任何形式向下累计。</w:t>
      </w:r>
    </w:p>
    <w:p w14:paraId="5B744B73">
      <w:pPr>
        <w:adjustRightInd/>
        <w:snapToGrid/>
        <w:spacing w:before="0" w:beforeAutospacing="0" w:after="0" w:afterAutospacing="0" w:line="360" w:lineRule="auto"/>
        <w:ind w:firstLine="480" w:firstLineChars="200"/>
        <w:rPr>
          <w:rFonts w:ascii="仿宋" w:hAnsi="仿宋" w:eastAsia="仿宋" w:cs="Times New Roman"/>
          <w:sz w:val="24"/>
        </w:rPr>
      </w:pPr>
      <w:r>
        <w:rPr>
          <w:rFonts w:ascii="仿宋" w:hAnsi="仿宋" w:eastAsia="仿宋" w:cs="Times New Roman"/>
          <w:sz w:val="24"/>
        </w:rPr>
        <w:t xml:space="preserve">7、乙方根据甲方要求，为甲方计算每月服务不可用时间，服务不可用时间包括由于乙方设备故障或设计缺陷造成的甲方所购买服务的网页、文件等不能被访问或下载的时间，但不包括服务不可用的24小时之内甲方未向乙方报告的情况，以及由于以下原因所导致的服务不可用： </w:t>
      </w:r>
    </w:p>
    <w:p w14:paraId="177F6028">
      <w:pPr>
        <w:adjustRightInd/>
        <w:snapToGrid/>
        <w:spacing w:before="0" w:beforeAutospacing="0" w:after="0" w:afterAutospacing="0" w:line="360" w:lineRule="auto"/>
        <w:ind w:firstLine="480" w:firstLineChars="200"/>
        <w:rPr>
          <w:rFonts w:ascii="仿宋" w:hAnsi="仿宋" w:eastAsia="仿宋" w:cs="Times New Roman"/>
          <w:sz w:val="24"/>
        </w:rPr>
      </w:pPr>
      <w:r>
        <w:rPr>
          <w:rFonts w:ascii="仿宋" w:hAnsi="仿宋" w:eastAsia="仿宋" w:cs="Times New Roman"/>
          <w:sz w:val="24"/>
        </w:rPr>
        <w:t>1）甲方源站点故障所引起的；</w:t>
      </w:r>
    </w:p>
    <w:p w14:paraId="0C98AF28">
      <w:pPr>
        <w:adjustRightInd/>
        <w:snapToGrid/>
        <w:spacing w:before="0" w:beforeAutospacing="0" w:after="0" w:afterAutospacing="0" w:line="360" w:lineRule="auto"/>
        <w:ind w:firstLine="480" w:firstLineChars="200"/>
        <w:rPr>
          <w:rFonts w:ascii="仿宋" w:hAnsi="仿宋" w:eastAsia="仿宋" w:cs="Times New Roman"/>
          <w:sz w:val="24"/>
        </w:rPr>
      </w:pPr>
      <w:r>
        <w:rPr>
          <w:rFonts w:ascii="仿宋" w:hAnsi="仿宋" w:eastAsia="仿宋" w:cs="Times New Roman"/>
          <w:sz w:val="24"/>
        </w:rPr>
        <w:t>2）甲方未事先通知乙方而修改源站点的配置或加速域名的DNS配置导致乙方节点服务器无法正常访问甲方源站服务器；</w:t>
      </w:r>
    </w:p>
    <w:p w14:paraId="58845617">
      <w:pPr>
        <w:adjustRightInd/>
        <w:snapToGrid/>
        <w:spacing w:before="0" w:beforeAutospacing="0" w:after="0" w:afterAutospacing="0" w:line="360" w:lineRule="auto"/>
        <w:ind w:firstLine="480" w:firstLineChars="200"/>
        <w:rPr>
          <w:rFonts w:ascii="仿宋" w:hAnsi="仿宋" w:eastAsia="仿宋" w:cs="Times New Roman"/>
          <w:sz w:val="24"/>
        </w:rPr>
      </w:pPr>
      <w:r>
        <w:rPr>
          <w:rFonts w:ascii="仿宋" w:hAnsi="仿宋" w:eastAsia="仿宋" w:cs="Times New Roman"/>
          <w:sz w:val="24"/>
        </w:rPr>
        <w:t>3）由于甲方的网站受到黑客攻击而引起的；</w:t>
      </w:r>
    </w:p>
    <w:p w14:paraId="67E791E9">
      <w:pPr>
        <w:adjustRightInd/>
        <w:snapToGrid/>
        <w:spacing w:before="0" w:beforeAutospacing="0" w:after="0" w:afterAutospacing="0" w:line="360" w:lineRule="auto"/>
        <w:ind w:firstLine="480" w:firstLineChars="200"/>
        <w:rPr>
          <w:rFonts w:ascii="仿宋" w:hAnsi="仿宋" w:eastAsia="仿宋" w:cs="Times New Roman"/>
          <w:sz w:val="24"/>
        </w:rPr>
      </w:pPr>
      <w:r>
        <w:rPr>
          <w:rFonts w:ascii="仿宋" w:hAnsi="仿宋" w:eastAsia="仿宋" w:cs="Times New Roman"/>
          <w:sz w:val="24"/>
        </w:rPr>
        <w:t>4）任何乙方设备以外的网络设备故障或配置调整引起的；</w:t>
      </w:r>
    </w:p>
    <w:p w14:paraId="39D58484">
      <w:pPr>
        <w:adjustRightInd/>
        <w:snapToGrid/>
        <w:spacing w:before="0" w:beforeAutospacing="0" w:after="0" w:afterAutospacing="0" w:line="360" w:lineRule="auto"/>
        <w:ind w:firstLine="480" w:firstLineChars="200"/>
        <w:rPr>
          <w:rFonts w:ascii="仿宋" w:hAnsi="仿宋" w:eastAsia="仿宋" w:cs="Times New Roman"/>
          <w:sz w:val="24"/>
        </w:rPr>
      </w:pPr>
      <w:r>
        <w:rPr>
          <w:rFonts w:ascii="仿宋" w:hAnsi="仿宋" w:eastAsia="仿宋" w:cs="Times New Roman"/>
          <w:sz w:val="24"/>
        </w:rPr>
        <w:t xml:space="preserve">5）不可抗力引起的。 </w:t>
      </w:r>
    </w:p>
    <w:p w14:paraId="4F4992DF">
      <w:pPr>
        <w:adjustRightInd/>
        <w:snapToGrid/>
        <w:spacing w:before="0" w:beforeAutospacing="0" w:after="0" w:afterAutospacing="0" w:line="360" w:lineRule="auto"/>
        <w:ind w:firstLine="480" w:firstLineChars="200"/>
        <w:rPr>
          <w:rFonts w:ascii="仿宋" w:hAnsi="仿宋" w:eastAsia="仿宋" w:cs="Times New Roman"/>
          <w:sz w:val="24"/>
        </w:rPr>
      </w:pPr>
      <w:r>
        <w:rPr>
          <w:rFonts w:ascii="仿宋" w:hAnsi="仿宋" w:eastAsia="仿宋" w:cs="Times New Roman"/>
          <w:sz w:val="24"/>
        </w:rPr>
        <w:t>8、对于基础电信运营商的线路被人为破坏或运营商设备因调试、扩容所引起的网络中断，乙方保障提供两路或两路以上的网络冗余和设备冗余，对突发的网络线路故障进行容错服务。在由运营商原因所造成中断的网络区间内，如果用户能够到达该运营商的主干线路和此运营商与其他运营商的访问点，乙方保证将用户的访问转移到乙方的备用服务线路。在此情况下，服务故障的时间不计入累计时间；</w:t>
      </w:r>
    </w:p>
    <w:p w14:paraId="54944376">
      <w:pPr>
        <w:adjustRightInd/>
        <w:snapToGrid/>
        <w:spacing w:before="0" w:beforeAutospacing="0" w:after="0" w:afterAutospacing="0" w:line="360" w:lineRule="auto"/>
        <w:ind w:firstLine="480" w:firstLineChars="200"/>
        <w:rPr>
          <w:rFonts w:ascii="仿宋" w:hAnsi="仿宋" w:eastAsia="仿宋" w:cs="Times New Roman"/>
          <w:sz w:val="24"/>
        </w:rPr>
      </w:pPr>
      <w:r>
        <w:rPr>
          <w:rFonts w:ascii="仿宋" w:hAnsi="仿宋" w:eastAsia="仿宋" w:cs="Times New Roman"/>
          <w:sz w:val="24"/>
        </w:rPr>
        <w:t>9、在甲方同意的情况下，乙方可以在甲方提出要求后，将甲方的缓存内容进行超长缓存服务。由非乙方原因而实施的超长缓存服务不计入服务不可用时间。在甲方使用超长缓存服务期间，由于内容的更新和甲方源站点故障而导致内容不能访问，不视为服务不可用。由于乙方的原因而不得不使用超长缓存服务，由甲乙双方协商确定不可用时间的确认。</w:t>
      </w:r>
    </w:p>
    <w:p w14:paraId="56ECE686">
      <w:pPr>
        <w:ind w:firstLine="480" w:firstLineChars="200"/>
        <w:rPr>
          <w:rFonts w:ascii="仿宋" w:hAnsi="仿宋" w:eastAsia="仿宋"/>
          <w:sz w:val="24"/>
        </w:rPr>
      </w:pPr>
    </w:p>
    <w:p w14:paraId="595488A8">
      <w:pPr>
        <w:ind w:firstLine="480" w:firstLineChars="200"/>
        <w:rPr>
          <w:rFonts w:ascii="仿宋" w:hAnsi="仿宋" w:eastAsia="仿宋"/>
          <w:sz w:val="24"/>
        </w:rPr>
      </w:pPr>
    </w:p>
    <w:p w14:paraId="1B0B770A">
      <w:pPr>
        <w:widowControl/>
        <w:adjustRightInd/>
        <w:snapToGrid/>
        <w:spacing w:before="0" w:beforeAutospacing="0" w:after="0" w:afterAutospacing="0"/>
        <w:jc w:val="left"/>
        <w:rPr>
          <w:rFonts w:ascii="Times New Roman" w:hAnsi="Times New Roman" w:eastAsia="黑体" w:cs="Times New Roman"/>
          <w:bCs/>
          <w:kern w:val="0"/>
          <w:sz w:val="28"/>
          <w:szCs w:val="28"/>
          <w:lang w:val="zh-CN"/>
        </w:rPr>
      </w:pPr>
      <w:bookmarkStart w:id="15" w:name="_Toc182902192"/>
      <w:r>
        <w:rPr>
          <w:rFonts w:ascii="Times New Roman" w:hAnsi="Times New Roman" w:eastAsia="黑体" w:cs="Times New Roman"/>
          <w:bCs/>
          <w:kern w:val="0"/>
          <w:sz w:val="28"/>
          <w:szCs w:val="28"/>
          <w:lang w:val="zh-CN"/>
        </w:rPr>
        <w:br w:type="page"/>
      </w:r>
    </w:p>
    <w:p w14:paraId="21E28497">
      <w:pPr>
        <w:keepNext/>
        <w:keepLines/>
        <w:adjustRightInd/>
        <w:snapToGrid/>
        <w:spacing w:before="0" w:beforeAutospacing="0" w:after="0" w:afterAutospacing="0" w:line="400" w:lineRule="exact"/>
        <w:outlineLvl w:val="2"/>
        <w:rPr>
          <w:rFonts w:ascii="Times New Roman" w:hAnsi="Times New Roman" w:eastAsia="黑体" w:cs="Times New Roman"/>
          <w:bCs/>
          <w:kern w:val="0"/>
          <w:sz w:val="28"/>
          <w:szCs w:val="28"/>
          <w:lang w:val="zh-CN"/>
        </w:rPr>
      </w:pPr>
      <w:r>
        <w:rPr>
          <w:rFonts w:hint="eastAsia" w:ascii="Times New Roman" w:hAnsi="Times New Roman" w:eastAsia="黑体" w:cs="Times New Roman"/>
          <w:bCs/>
          <w:kern w:val="0"/>
          <w:sz w:val="28"/>
          <w:szCs w:val="28"/>
          <w:lang w:val="zh-CN"/>
        </w:rPr>
        <w:t>附件三</w:t>
      </w:r>
    </w:p>
    <w:p w14:paraId="0A05530D">
      <w:pPr>
        <w:pStyle w:val="8"/>
        <w:spacing w:after="0" w:line="440" w:lineRule="exact"/>
        <w:ind w:left="0" w:leftChars="0" w:firstLine="641" w:firstLineChars="200"/>
        <w:jc w:val="center"/>
        <w:rPr>
          <w:rFonts w:ascii="仿宋" w:hAnsi="仿宋" w:eastAsia="仿宋"/>
          <w:b/>
          <w:sz w:val="32"/>
        </w:rPr>
      </w:pPr>
      <w:r>
        <w:rPr>
          <w:rFonts w:hint="eastAsia" w:ascii="仿宋" w:hAnsi="仿宋" w:eastAsia="仿宋"/>
          <w:b/>
          <w:sz w:val="32"/>
        </w:rPr>
        <w:t>产品服务协议</w:t>
      </w:r>
    </w:p>
    <w:p w14:paraId="094FC410">
      <w:pPr>
        <w:pStyle w:val="8"/>
        <w:spacing w:after="0" w:line="440" w:lineRule="exact"/>
        <w:ind w:left="0" w:leftChars="0" w:firstLine="480" w:firstLineChars="200"/>
        <w:rPr>
          <w:rFonts w:ascii="仿宋" w:hAnsi="仿宋" w:eastAsia="仿宋"/>
          <w:sz w:val="24"/>
        </w:rPr>
      </w:pPr>
      <w:r>
        <w:rPr>
          <w:rFonts w:hint="eastAsia" w:ascii="仿宋" w:hAnsi="仿宋" w:eastAsia="仿宋"/>
          <w:sz w:val="24"/>
        </w:rPr>
        <w:t>腾讯云内容分发网络服务规则</w:t>
      </w:r>
    </w:p>
    <w:p w14:paraId="54213EFA">
      <w:pPr>
        <w:pStyle w:val="8"/>
        <w:spacing w:after="0" w:line="440" w:lineRule="exact"/>
        <w:ind w:left="0" w:leftChars="0" w:firstLine="480" w:firstLineChars="200"/>
        <w:rPr>
          <w:rFonts w:ascii="仿宋" w:hAnsi="仿宋" w:eastAsia="仿宋"/>
          <w:sz w:val="24"/>
        </w:rPr>
      </w:pPr>
      <w:r>
        <w:rPr>
          <w:rFonts w:hint="eastAsia" w:ascii="仿宋" w:hAnsi="仿宋" w:eastAsia="仿宋"/>
          <w:sz w:val="24"/>
        </w:rPr>
        <w:t>第一条</w:t>
      </w:r>
      <w:r>
        <w:rPr>
          <w:rFonts w:ascii="仿宋" w:hAnsi="仿宋" w:eastAsia="仿宋"/>
          <w:sz w:val="24"/>
        </w:rPr>
        <w:t xml:space="preserve"> 服务简介</w:t>
      </w:r>
    </w:p>
    <w:p w14:paraId="1A79DA42">
      <w:pPr>
        <w:pStyle w:val="8"/>
        <w:spacing w:after="0" w:line="440" w:lineRule="exact"/>
        <w:ind w:left="0" w:leftChars="0" w:firstLine="480" w:firstLineChars="200"/>
        <w:rPr>
          <w:rFonts w:ascii="仿宋" w:hAnsi="仿宋" w:eastAsia="仿宋"/>
          <w:sz w:val="24"/>
        </w:rPr>
      </w:pPr>
      <w:commentRangeStart w:id="27"/>
      <w:commentRangeEnd w:id="27"/>
      <w:r>
        <w:commentReference w:id="27"/>
      </w:r>
      <w:commentRangeStart w:id="28"/>
      <w:r>
        <w:t>1、内容分发网络服务：是指通过腾讯云内容分发网络，腾讯云将您网站的内容发布至遍布全球各国家的海量加速节点，使您网站的用户可以就近获取所需内容，提升用户体验。具体以您购买的服务及腾讯云提供的服务内容为准。乙方将按照腾讯云官网承诺的《内容分发网络服务等级协议》（SLA）向甲方提供服务和承担责任。</w:t>
      </w:r>
      <w:commentRangeEnd w:id="28"/>
      <w:r>
        <w:commentReference w:id="28"/>
      </w:r>
      <w:r>
        <w:t/>
      </w:r>
      <w:r>
        <w:rPr>
          <w:rFonts w:ascii="仿宋" w:hAnsi="仿宋" w:eastAsia="仿宋"/>
          <w:sz w:val="24"/>
        </w:rPr>
        <w:t/>
      </w:r>
    </w:p>
    <w:p w14:paraId="4FB6DCDC">
      <w:pPr>
        <w:pStyle w:val="8"/>
        <w:spacing w:after="0" w:line="440" w:lineRule="exact"/>
        <w:ind w:left="0" w:leftChars="0" w:firstLine="480" w:firstLineChars="200"/>
        <w:rPr>
          <w:rFonts w:ascii="仿宋" w:hAnsi="仿宋" w:eastAsia="仿宋"/>
          <w:sz w:val="24"/>
        </w:rPr>
      </w:pPr>
      <w:r>
        <w:rPr>
          <w:rFonts w:ascii="仿宋" w:hAnsi="仿宋" w:eastAsia="仿宋"/>
          <w:sz w:val="24"/>
        </w:rPr>
        <w:t>2、甲方（即“客户”）依照本附件约定向乙方（即“腾讯云”）购买CDN服务，乙方通过自有的CDN网络向甲方提供CDN服务。</w:t>
      </w:r>
    </w:p>
    <w:p w14:paraId="3543B751">
      <w:pPr>
        <w:pStyle w:val="8"/>
        <w:spacing w:after="0" w:line="440" w:lineRule="exact"/>
        <w:ind w:left="0" w:leftChars="0" w:firstLine="480" w:firstLineChars="200"/>
        <w:rPr>
          <w:rFonts w:ascii="仿宋" w:hAnsi="仿宋" w:eastAsia="仿宋"/>
          <w:sz w:val="24"/>
        </w:rPr>
      </w:pPr>
      <w:r>
        <w:rPr>
          <w:rFonts w:ascii="仿宋" w:hAnsi="仿宋" w:eastAsia="仿宋"/>
          <w:sz w:val="24"/>
        </w:rPr>
        <w:t>3、加速区域及范围等服务范围及内容详见第三条。</w:t>
      </w:r>
    </w:p>
    <w:p w14:paraId="01DC7EA3">
      <w:pPr>
        <w:pStyle w:val="8"/>
        <w:spacing w:after="0" w:line="440" w:lineRule="exact"/>
        <w:ind w:left="0" w:leftChars="0" w:firstLine="480" w:firstLineChars="200"/>
        <w:rPr>
          <w:rFonts w:ascii="仿宋" w:hAnsi="仿宋" w:eastAsia="仿宋"/>
          <w:sz w:val="24"/>
        </w:rPr>
      </w:pPr>
      <w:r>
        <w:rPr>
          <w:rFonts w:hint="eastAsia" w:ascii="仿宋" w:hAnsi="仿宋" w:eastAsia="仿宋"/>
          <w:sz w:val="24"/>
        </w:rPr>
        <w:t>第二条</w:t>
      </w:r>
      <w:r>
        <w:rPr>
          <w:rFonts w:ascii="仿宋" w:hAnsi="仿宋" w:eastAsia="仿宋"/>
          <w:sz w:val="24"/>
        </w:rPr>
        <w:t xml:space="preserve"> CDN专用服务条款</w:t>
      </w:r>
    </w:p>
    <w:p w14:paraId="02F2EF63">
      <w:pPr>
        <w:pStyle w:val="8"/>
        <w:spacing w:after="0" w:line="440" w:lineRule="exact"/>
        <w:ind w:left="0" w:leftChars="0" w:firstLine="480" w:firstLineChars="200"/>
        <w:rPr>
          <w:rFonts w:ascii="仿宋" w:hAnsi="仿宋" w:eastAsia="仿宋"/>
          <w:sz w:val="24"/>
        </w:rPr>
      </w:pPr>
      <w:r>
        <w:rPr>
          <w:rFonts w:ascii="仿宋" w:hAnsi="仿宋" w:eastAsia="仿宋"/>
          <w:sz w:val="24"/>
        </w:rPr>
        <w:t>1、甲方保证通过乙方提供的CDN发送的全部内容符合相关法律规范及相关部门的规定，若有任何不实或违反，愿意承担由此引发的相应法律责任，甲方因违反本款规定给乙方或任何第三方造成损失的，承担相应的损害赔偿责任。甲方违反本协议约定的，乙方有权依照《腾讯云服务协议》约定采取相应的处理措施。</w:t>
      </w:r>
    </w:p>
    <w:p w14:paraId="3CD656F9">
      <w:pPr>
        <w:pStyle w:val="8"/>
        <w:spacing w:after="0" w:line="440" w:lineRule="exact"/>
        <w:ind w:left="0" w:leftChars="0" w:firstLine="480" w:firstLineChars="200"/>
        <w:rPr>
          <w:rFonts w:ascii="仿宋" w:hAnsi="仿宋" w:eastAsia="仿宋"/>
          <w:sz w:val="24"/>
        </w:rPr>
      </w:pPr>
      <w:r>
        <w:rPr>
          <w:rFonts w:ascii="仿宋" w:hAnsi="仿宋" w:eastAsia="仿宋"/>
          <w:sz w:val="24"/>
        </w:rPr>
        <w:t>2、甲方保证通过乙方提供的CDN发送的全部内容不侵犯任何第三人的合法权益。如有第三方基于侵犯版权、侵犯第三人之权益或违反中国法律法规或其他适用的法律等原因而向乙方提起索赔、诉讼或可能向其提起诉讼，则甲方应赔偿乙方因此承担的费用或损失，并使乙方完全免责。</w:t>
      </w:r>
    </w:p>
    <w:p w14:paraId="05D36D2A">
      <w:pPr>
        <w:pStyle w:val="8"/>
        <w:spacing w:after="0" w:line="440" w:lineRule="exact"/>
        <w:ind w:left="0" w:leftChars="0" w:firstLine="480" w:firstLineChars="200"/>
        <w:rPr>
          <w:rFonts w:ascii="仿宋" w:hAnsi="仿宋" w:eastAsia="仿宋"/>
          <w:sz w:val="24"/>
        </w:rPr>
      </w:pPr>
      <w:r>
        <w:rPr>
          <w:rFonts w:ascii="仿宋" w:hAnsi="仿宋" w:eastAsia="仿宋"/>
          <w:sz w:val="24"/>
        </w:rPr>
        <w:t>3、甲方保证其接受CDN服务的内容对象（包括但不限于网站、客户端等）符合国家法律规范的规定、甲方经营该等业务已取得相应的资质、获得主管（有权）机关的批准、备案等。因甲方未取得该等资质（包括但不限于未取得相关ICP证网站域名备案等）使得乙方相关服务器被主管机关责令停止运营而给乙方造成损失的，由甲方就乙方的直接损失承担损害赔偿责任。</w:t>
      </w:r>
    </w:p>
    <w:p w14:paraId="1B0FA6DF">
      <w:pPr>
        <w:pStyle w:val="8"/>
        <w:spacing w:after="0" w:line="440" w:lineRule="exact"/>
        <w:ind w:left="0" w:leftChars="0" w:firstLine="480" w:firstLineChars="200"/>
        <w:rPr>
          <w:rFonts w:ascii="仿宋" w:hAnsi="仿宋" w:eastAsia="仿宋"/>
          <w:sz w:val="24"/>
        </w:rPr>
      </w:pPr>
      <w:r>
        <w:rPr>
          <w:rFonts w:ascii="仿宋" w:hAnsi="仿宋" w:eastAsia="仿宋"/>
          <w:sz w:val="24"/>
        </w:rPr>
        <w:t>4、乙方有权利监督、管理甲方提供加速的内容，如果发现甲方提供的加速内容有违法、违规行为、导致国家机关（包括但不限于公安机关、人民检察院、人民法院、省通信管理局等）对甲方采取法律措施，乙方有权利要求甲方在限定的时间内消除影响，并保留暂停或终止提供本协议项下的业务、要求甲方进行整改、终止本协议等权利，因此产生的任何法律、行政责任与乙方无关。乙方保留进一步对甲方追责的权利。</w:t>
      </w:r>
    </w:p>
    <w:p w14:paraId="42817ED8">
      <w:pPr>
        <w:pStyle w:val="8"/>
        <w:spacing w:after="0" w:line="440" w:lineRule="exact"/>
        <w:ind w:left="0" w:leftChars="0" w:firstLine="480" w:firstLineChars="200"/>
        <w:rPr>
          <w:rFonts w:ascii="仿宋" w:hAnsi="仿宋" w:eastAsia="仿宋"/>
          <w:sz w:val="24"/>
        </w:rPr>
      </w:pPr>
      <w:r>
        <w:rPr>
          <w:rFonts w:ascii="仿宋" w:hAnsi="仿宋" w:eastAsia="仿宋"/>
          <w:sz w:val="24"/>
        </w:rPr>
        <w:t>5、甲方认可乙方有权判断本协议项下甲方从事的活动或甲方发布的信息是否违法、违规或违反本协议有关规定但乙方的上述权利不应被视为乙方有审核甲方行为或信息内容的义务或保证其合法合规的任何责任。</w:t>
      </w:r>
    </w:p>
    <w:p w14:paraId="7CEC0965">
      <w:pPr>
        <w:pStyle w:val="8"/>
        <w:spacing w:after="0" w:line="440" w:lineRule="exact"/>
        <w:ind w:left="0" w:leftChars="0" w:firstLine="480" w:firstLineChars="200"/>
        <w:rPr>
          <w:rFonts w:ascii="仿宋" w:hAnsi="仿宋" w:eastAsia="仿宋"/>
          <w:sz w:val="24"/>
        </w:rPr>
      </w:pPr>
      <w:r>
        <w:rPr>
          <w:rFonts w:ascii="仿宋" w:hAnsi="仿宋" w:eastAsia="仿宋"/>
          <w:sz w:val="24"/>
        </w:rPr>
        <w:t>6、在乙方向甲方提供CDN服务期间，乙方应保障甲方按照本附件之约定享受服务。但对因甲方的源站点故障造成的CDN服务中断，不属于乙方责任。</w:t>
      </w:r>
    </w:p>
    <w:p w14:paraId="06315B3C">
      <w:pPr>
        <w:pStyle w:val="8"/>
        <w:spacing w:after="0" w:line="440" w:lineRule="exact"/>
        <w:ind w:left="0" w:leftChars="0" w:firstLine="480" w:firstLineChars="200"/>
        <w:rPr>
          <w:rFonts w:ascii="仿宋" w:hAnsi="仿宋" w:eastAsia="仿宋"/>
          <w:sz w:val="24"/>
        </w:rPr>
      </w:pPr>
      <w:r>
        <w:rPr>
          <w:rFonts w:ascii="仿宋" w:hAnsi="仿宋" w:eastAsia="仿宋"/>
          <w:sz w:val="24"/>
        </w:rPr>
        <w:t>7、甲方承诺乙方所提供CDN服务仅用作甲方自有内容的分发，不得转租转售乙方提供的CDN服务或改变CDN服务的使用性质。否则乙方有权单方解除本协议，相应的责任和后果由甲方自行承担。</w:t>
      </w:r>
    </w:p>
    <w:p w14:paraId="2E85C3DF">
      <w:pPr>
        <w:pStyle w:val="8"/>
        <w:spacing w:after="0" w:line="440" w:lineRule="exact"/>
        <w:ind w:left="0" w:leftChars="0" w:firstLine="480" w:firstLineChars="200"/>
        <w:rPr>
          <w:rFonts w:ascii="仿宋" w:hAnsi="仿宋" w:eastAsia="仿宋"/>
          <w:sz w:val="24"/>
        </w:rPr>
      </w:pPr>
      <w:r>
        <w:rPr>
          <w:rFonts w:ascii="仿宋" w:hAnsi="仿宋" w:eastAsia="仿宋"/>
          <w:sz w:val="24"/>
        </w:rPr>
        <w:t>8、无论何种原因甲方CDN服务停服，甲方应向乙方支付停服缓冲期内产生的费用。</w:t>
      </w:r>
    </w:p>
    <w:p w14:paraId="5CB808E4">
      <w:pPr>
        <w:pStyle w:val="8"/>
        <w:spacing w:after="0" w:line="440" w:lineRule="exact"/>
        <w:ind w:left="0" w:leftChars="0" w:firstLine="480" w:firstLineChars="200"/>
        <w:rPr>
          <w:rFonts w:ascii="仿宋" w:hAnsi="仿宋" w:eastAsia="仿宋"/>
          <w:sz w:val="24"/>
        </w:rPr>
      </w:pPr>
      <w:r>
        <w:rPr>
          <w:rFonts w:ascii="仿宋" w:hAnsi="仿宋" w:eastAsia="仿宋"/>
          <w:sz w:val="24"/>
        </w:rPr>
        <w:t>9、如甲方业务出现大规模流量突增（业务突发增长大于等于上月计费带宽的30%），甲方应至少提前3个工作日书面告知乙方，如未及时通知导致可用性降低的，乙方不承担责任。</w:t>
      </w:r>
    </w:p>
    <w:p w14:paraId="1B3A0C97">
      <w:pPr>
        <w:pStyle w:val="8"/>
        <w:spacing w:after="0" w:line="440" w:lineRule="exact"/>
        <w:ind w:left="0" w:leftChars="0" w:firstLine="480" w:firstLineChars="200"/>
        <w:rPr>
          <w:rFonts w:ascii="仿宋" w:hAnsi="仿宋" w:eastAsia="仿宋"/>
          <w:sz w:val="24"/>
        </w:rPr>
      </w:pPr>
      <w:r>
        <w:rPr>
          <w:rFonts w:hint="eastAsia" w:ascii="仿宋" w:hAnsi="仿宋" w:eastAsia="仿宋"/>
          <w:sz w:val="24"/>
        </w:rPr>
        <w:t>第三条</w:t>
      </w:r>
      <w:r>
        <w:rPr>
          <w:rFonts w:ascii="仿宋" w:hAnsi="仿宋" w:eastAsia="仿宋"/>
          <w:sz w:val="24"/>
        </w:rPr>
        <w:t xml:space="preserve"> 加速区域及范围等服务内容</w:t>
      </w:r>
    </w:p>
    <w:p w14:paraId="1D01B6B4">
      <w:pPr>
        <w:pStyle w:val="8"/>
        <w:spacing w:after="0" w:line="440" w:lineRule="exact"/>
        <w:ind w:left="0" w:leftChars="0" w:firstLine="480" w:firstLineChars="200"/>
        <w:rPr>
          <w:rFonts w:ascii="仿宋" w:hAnsi="仿宋" w:eastAsia="仿宋"/>
          <w:sz w:val="24"/>
        </w:rPr>
      </w:pPr>
      <w:r>
        <w:rPr>
          <w:rFonts w:ascii="仿宋" w:hAnsi="仿宋" w:eastAsia="仿宋"/>
          <w:sz w:val="24"/>
        </w:rPr>
        <w:t>1、服务区域：</w:t>
      </w:r>
      <w:r>
        <w:rPr>
          <w:rFonts w:hint="eastAsia" w:ascii="仿宋" w:hAnsi="仿宋" w:eastAsia="仿宋"/>
          <w:sz w:val="24"/>
        </w:rPr>
        <w:t>全球范围</w:t>
      </w:r>
    </w:p>
    <w:p w14:paraId="65CAD38E">
      <w:pPr>
        <w:pStyle w:val="8"/>
        <w:spacing w:after="0" w:line="440" w:lineRule="exact"/>
        <w:ind w:left="0" w:leftChars="0" w:firstLine="480" w:firstLineChars="200"/>
        <w:rPr>
          <w:rFonts w:ascii="仿宋" w:hAnsi="仿宋" w:eastAsia="仿宋"/>
          <w:sz w:val="24"/>
        </w:rPr>
      </w:pPr>
      <w:r>
        <w:rPr>
          <w:rFonts w:hint="eastAsia" w:ascii="仿宋" w:hAnsi="仿宋" w:eastAsia="仿宋"/>
          <w:sz w:val="24"/>
        </w:rPr>
        <w:t>2、服务开通日期：指乙方为甲方开通</w:t>
      </w:r>
      <w:r>
        <w:rPr>
          <w:rFonts w:ascii="仿宋" w:hAnsi="仿宋" w:eastAsia="仿宋"/>
          <w:sz w:val="24"/>
        </w:rPr>
        <w:t>CDN服务的日期，服务开通日期以乙方系统记录时间为准。</w:t>
      </w:r>
    </w:p>
    <w:p w14:paraId="3122E952">
      <w:pPr>
        <w:pStyle w:val="8"/>
        <w:spacing w:after="0" w:line="440" w:lineRule="exact"/>
        <w:ind w:left="0" w:leftChars="0" w:firstLine="480" w:firstLineChars="200"/>
        <w:rPr>
          <w:rFonts w:ascii="仿宋" w:hAnsi="仿宋" w:eastAsia="仿宋"/>
          <w:sz w:val="24"/>
        </w:rPr>
      </w:pPr>
      <w:r>
        <w:rPr>
          <w:rFonts w:hint="eastAsia" w:ascii="仿宋" w:hAnsi="仿宋" w:eastAsia="仿宋"/>
          <w:sz w:val="24"/>
        </w:rPr>
        <w:t>3、计费开始日期：计费开始日期指甲方应当依约向乙方支付服务费的起算时间。服务开通日期原则上与计费开始日期一致，双方另行约定的除外。甲乙双方可另行通过《服务开通确认书》确定</w:t>
      </w:r>
      <w:r>
        <w:rPr>
          <w:rFonts w:ascii="仿宋" w:hAnsi="仿宋" w:eastAsia="仿宋"/>
          <w:sz w:val="24"/>
        </w:rPr>
        <w:t>CDN服务的计费开始日期。乙方将依据《腾讯云服务协议》（以下简称“主协议”）首页所列联系方式，以挂号信函或传真或电子邮件任一方式将《服务开通确认书》通知至甲方。甲方需盖章或通过电子邮件确认后，回传给乙方。如在乙方通知之日起三个工作日内，甲方亦未提出异议，则视为双方确认服务已按乙方通知之服务开通日起正式开通。</w:t>
      </w:r>
    </w:p>
    <w:p w14:paraId="235DB67F">
      <w:pPr>
        <w:ind w:firstLine="480" w:firstLineChars="200"/>
        <w:rPr>
          <w:rFonts w:ascii="仿宋" w:hAnsi="仿宋" w:eastAsia="仿宋"/>
          <w:sz w:val="24"/>
        </w:rPr>
      </w:pPr>
    </w:p>
    <w:p w14:paraId="5D2EF975">
      <w:pPr>
        <w:widowControl/>
        <w:adjustRightInd/>
        <w:snapToGrid/>
        <w:spacing w:before="0" w:beforeAutospacing="0" w:after="0" w:afterAutospacing="0"/>
        <w:ind w:firstLine="560" w:firstLineChars="200"/>
        <w:jc w:val="left"/>
        <w:rPr>
          <w:rFonts w:ascii="Times New Roman" w:hAnsi="Times New Roman" w:eastAsia="黑体" w:cs="Times New Roman"/>
          <w:bCs/>
          <w:kern w:val="0"/>
          <w:sz w:val="28"/>
          <w:szCs w:val="28"/>
          <w:lang w:val="zh-CN"/>
        </w:rPr>
      </w:pPr>
      <w:r>
        <w:rPr>
          <w:rFonts w:ascii="Times New Roman" w:hAnsi="Times New Roman" w:eastAsia="黑体" w:cs="Times New Roman"/>
          <w:bCs/>
          <w:kern w:val="0"/>
          <w:sz w:val="28"/>
          <w:szCs w:val="28"/>
          <w:lang w:val="zh-CN"/>
        </w:rPr>
        <w:br w:type="page"/>
      </w:r>
    </w:p>
    <w:p w14:paraId="6E24D6BE">
      <w:pPr>
        <w:keepNext/>
        <w:keepLines/>
        <w:adjustRightInd/>
        <w:snapToGrid/>
        <w:spacing w:before="0" w:beforeAutospacing="0" w:after="0" w:afterAutospacing="0" w:line="400" w:lineRule="exact"/>
        <w:outlineLvl w:val="2"/>
        <w:rPr>
          <w:rFonts w:ascii="Times New Roman" w:hAnsi="Times New Roman" w:eastAsia="黑体" w:cs="Times New Roman"/>
          <w:bCs/>
          <w:kern w:val="0"/>
          <w:sz w:val="28"/>
          <w:szCs w:val="28"/>
          <w:lang w:val="zh-CN"/>
        </w:rPr>
      </w:pPr>
      <w:r>
        <w:rPr>
          <w:rFonts w:hint="eastAsia" w:ascii="Times New Roman" w:hAnsi="Times New Roman" w:eastAsia="黑体" w:cs="Times New Roman"/>
          <w:bCs/>
          <w:kern w:val="0"/>
          <w:sz w:val="28"/>
          <w:szCs w:val="28"/>
          <w:lang w:val="zh-CN"/>
        </w:rPr>
        <w:t>附件</w:t>
      </w:r>
      <w:bookmarkEnd w:id="15"/>
      <w:r>
        <w:rPr>
          <w:rFonts w:hint="eastAsia" w:ascii="Times New Roman" w:hAnsi="Times New Roman" w:eastAsia="黑体" w:cs="Times New Roman"/>
          <w:bCs/>
          <w:kern w:val="0"/>
          <w:sz w:val="28"/>
          <w:szCs w:val="28"/>
          <w:lang w:val="zh-CN"/>
        </w:rPr>
        <w:t>四</w:t>
      </w:r>
    </w:p>
    <w:p w14:paraId="164F1DAE">
      <w:pPr>
        <w:adjustRightInd/>
        <w:snapToGrid/>
        <w:spacing w:before="0" w:beforeAutospacing="0" w:after="0" w:afterAutospacing="0" w:line="440" w:lineRule="exact"/>
        <w:ind w:firstLine="721" w:firstLineChars="200"/>
        <w:jc w:val="center"/>
        <w:rPr>
          <w:rFonts w:ascii="仿宋" w:hAnsi="仿宋" w:eastAsia="仿宋" w:cs="Times New Roman"/>
          <w:b/>
          <w:sz w:val="36"/>
          <w:szCs w:val="36"/>
        </w:rPr>
      </w:pPr>
      <w:r>
        <w:rPr>
          <w:rFonts w:hint="eastAsia" w:ascii="仿宋" w:hAnsi="仿宋" w:eastAsia="仿宋" w:cs="Times New Roman"/>
          <w:b/>
          <w:sz w:val="36"/>
          <w:szCs w:val="36"/>
        </w:rPr>
        <w:t>浙江省农商银行系统</w:t>
      </w:r>
    </w:p>
    <w:p w14:paraId="743249FD">
      <w:pPr>
        <w:adjustRightInd/>
        <w:snapToGrid/>
        <w:spacing w:before="0" w:beforeAutospacing="0" w:after="0" w:afterAutospacing="0" w:line="440" w:lineRule="exact"/>
        <w:ind w:firstLine="721" w:firstLineChars="200"/>
        <w:jc w:val="center"/>
        <w:rPr>
          <w:rFonts w:ascii="仿宋" w:hAnsi="仿宋" w:eastAsia="仿宋" w:cs="Times New Roman"/>
          <w:b/>
          <w:sz w:val="36"/>
          <w:szCs w:val="36"/>
        </w:rPr>
      </w:pPr>
      <w:r>
        <w:rPr>
          <w:rFonts w:hint="eastAsia" w:ascii="仿宋" w:hAnsi="仿宋" w:eastAsia="仿宋" w:cs="Times New Roman"/>
          <w:b/>
          <w:sz w:val="36"/>
          <w:szCs w:val="36"/>
        </w:rPr>
        <w:t>信息化建设保密协议</w:t>
      </w:r>
    </w:p>
    <w:p w14:paraId="484D6E70">
      <w:pPr>
        <w:widowControl/>
        <w:adjustRightInd/>
        <w:snapToGrid/>
        <w:spacing w:before="0" w:beforeAutospacing="0" w:after="0" w:afterAutospacing="0" w:line="440" w:lineRule="exact"/>
        <w:ind w:firstLine="540" w:firstLineChars="200"/>
        <w:jc w:val="left"/>
        <w:rPr>
          <w:rFonts w:ascii="仿宋" w:hAnsi="仿宋" w:eastAsia="仿宋" w:cs="Arial"/>
          <w:spacing w:val="15"/>
          <w:kern w:val="0"/>
          <w:sz w:val="24"/>
        </w:rPr>
      </w:pPr>
    </w:p>
    <w:p w14:paraId="5D929E85">
      <w:pPr>
        <w:adjustRightInd/>
        <w:snapToGrid/>
        <w:spacing w:before="0" w:beforeAutospacing="0" w:after="0" w:afterAutospacing="0" w:line="440" w:lineRule="exact"/>
        <w:ind w:left="35" w:right="10" w:firstLine="484" w:firstLineChars="200"/>
        <w:rPr>
          <w:rFonts w:ascii="仿宋" w:hAnsi="仿宋" w:eastAsia="仿宋" w:cs="宋体"/>
          <w:spacing w:val="1"/>
          <w:sz w:val="24"/>
        </w:rPr>
      </w:pPr>
      <w:r>
        <w:rPr>
          <w:rFonts w:hint="eastAsia" w:ascii="仿宋" w:hAnsi="仿宋" w:eastAsia="仿宋" w:cs="宋体"/>
          <w:spacing w:val="1"/>
          <w:sz w:val="24"/>
        </w:rPr>
        <w:t>乙方因参与甲方关于信息化建设项目的有关工作，已经（或将要）知悉甲方关于该项目的保密信息。为了明确乙方的保密义务，甲、乙双方本着平等自愿、公平诚信的原则，依据国家有关法律、法规订立本保密协议。</w:t>
      </w:r>
    </w:p>
    <w:p w14:paraId="5CD83A5E">
      <w:pPr>
        <w:adjustRightInd/>
        <w:snapToGrid/>
        <w:spacing w:before="0" w:beforeAutospacing="0" w:after="0" w:afterAutospacing="0" w:line="440" w:lineRule="exact"/>
        <w:ind w:left="35" w:right="10" w:firstLine="484" w:firstLineChars="200"/>
        <w:rPr>
          <w:rFonts w:ascii="仿宋" w:hAnsi="仿宋" w:eastAsia="仿宋" w:cs="宋体"/>
          <w:spacing w:val="1"/>
          <w:sz w:val="24"/>
        </w:rPr>
      </w:pPr>
      <w:r>
        <w:rPr>
          <w:rFonts w:hint="eastAsia" w:ascii="仿宋" w:hAnsi="仿宋" w:eastAsia="仿宋" w:cs="宋体"/>
          <w:spacing w:val="1"/>
          <w:sz w:val="24"/>
        </w:rPr>
        <w:t>一、本协议所指项目</w:t>
      </w:r>
    </w:p>
    <w:p w14:paraId="6E44111F">
      <w:pPr>
        <w:adjustRightInd/>
        <w:snapToGrid/>
        <w:spacing w:before="0" w:beforeAutospacing="0" w:after="0" w:afterAutospacing="0" w:line="440" w:lineRule="exact"/>
        <w:ind w:left="35" w:right="10" w:firstLine="484" w:firstLineChars="200"/>
        <w:rPr>
          <w:rFonts w:ascii="仿宋" w:hAnsi="仿宋" w:eastAsia="仿宋" w:cs="宋体"/>
          <w:spacing w:val="1"/>
          <w:sz w:val="24"/>
        </w:rPr>
      </w:pPr>
      <w:r>
        <w:rPr>
          <w:rFonts w:hint="eastAsia" w:ascii="仿宋" w:hAnsi="仿宋" w:eastAsia="仿宋" w:cs="宋体"/>
          <w:spacing w:val="1"/>
          <w:sz w:val="24"/>
        </w:rPr>
        <w:t>包括核心系统、安全平台、综合前置、支付平台、特色业务平台、卡前置、信贷审批、国际业务、财务系统、管理信息系统、事后监督、其他统计分析系统、地方特色的信贷管理辅助系统、个性化的其他管理系统、前端系统和网络系统等计算机信息系统软、硬件进行立项、招投标、开发、测试、调试、运行、维保等事项。</w:t>
      </w:r>
      <w:r>
        <w:rPr>
          <w:rFonts w:hint="eastAsia" w:ascii="仿宋" w:hAnsi="仿宋" w:eastAsia="仿宋" w:cs="宋体"/>
          <w:spacing w:val="1"/>
          <w:sz w:val="24"/>
        </w:rPr>
        <w:br w:type="textWrapping"/>
      </w:r>
      <w:r>
        <w:rPr>
          <w:rFonts w:hint="eastAsia" w:ascii="仿宋" w:hAnsi="仿宋" w:eastAsia="仿宋" w:cs="宋体"/>
          <w:spacing w:val="1"/>
          <w:sz w:val="24"/>
        </w:rPr>
        <w:t>　　二、本协议所指保密信息</w:t>
      </w:r>
    </w:p>
    <w:p w14:paraId="4451BE75">
      <w:pPr>
        <w:adjustRightInd/>
        <w:snapToGrid/>
        <w:spacing w:before="0" w:beforeAutospacing="0" w:after="0" w:afterAutospacing="0" w:line="440" w:lineRule="exact"/>
        <w:ind w:left="35" w:right="10" w:firstLine="484" w:firstLineChars="200"/>
        <w:rPr>
          <w:rFonts w:ascii="仿宋" w:hAnsi="仿宋" w:eastAsia="仿宋" w:cs="宋体"/>
          <w:spacing w:val="1"/>
          <w:sz w:val="24"/>
        </w:rPr>
      </w:pPr>
      <w:r>
        <w:rPr>
          <w:rFonts w:hint="eastAsia" w:ascii="仿宋" w:hAnsi="仿宋" w:eastAsia="仿宋" w:cs="宋体"/>
          <w:spacing w:val="1"/>
          <w:sz w:val="24"/>
        </w:rPr>
        <w:t>包括乙方从甲方获得的与项目有关或因项目产生的任何标书、项目计划、业务需求、功能说明书、设计文档、源代码、操作手册、操作规程、运行日志、系统配置、参数设置、文件、会议纪要、函电、客户信息、运营数据等技术和业务信息。</w:t>
      </w:r>
    </w:p>
    <w:p w14:paraId="0F047370">
      <w:pPr>
        <w:adjustRightInd/>
        <w:snapToGrid/>
        <w:spacing w:before="0" w:beforeAutospacing="0" w:after="0" w:afterAutospacing="0" w:line="440" w:lineRule="exact"/>
        <w:ind w:left="35" w:right="10" w:firstLine="484" w:firstLineChars="200"/>
        <w:rPr>
          <w:rFonts w:ascii="仿宋" w:hAnsi="仿宋" w:eastAsia="仿宋" w:cs="宋体"/>
          <w:spacing w:val="1"/>
          <w:sz w:val="24"/>
        </w:rPr>
      </w:pPr>
      <w:r>
        <w:rPr>
          <w:rFonts w:hint="eastAsia" w:ascii="仿宋" w:hAnsi="仿宋" w:eastAsia="仿宋" w:cs="宋体"/>
          <w:spacing w:val="1"/>
          <w:sz w:val="24"/>
        </w:rPr>
        <w:t>上述信息无论以何种形式载于何种载体，无论在披露时是否以口头、图像或以书面方式表明都具有保密性。</w:t>
      </w:r>
    </w:p>
    <w:p w14:paraId="38CD3680">
      <w:pPr>
        <w:adjustRightInd/>
        <w:snapToGrid/>
        <w:spacing w:before="0" w:beforeAutospacing="0" w:after="0" w:afterAutospacing="0" w:line="440" w:lineRule="exact"/>
        <w:ind w:left="35" w:right="10" w:firstLine="484" w:firstLineChars="200"/>
        <w:rPr>
          <w:rFonts w:ascii="仿宋" w:hAnsi="仿宋" w:eastAsia="仿宋" w:cs="宋体"/>
          <w:spacing w:val="1"/>
          <w:sz w:val="24"/>
        </w:rPr>
      </w:pPr>
      <w:r>
        <w:rPr>
          <w:rFonts w:hint="eastAsia" w:ascii="仿宋" w:hAnsi="仿宋" w:eastAsia="仿宋" w:cs="宋体"/>
          <w:spacing w:val="1"/>
          <w:sz w:val="24"/>
        </w:rPr>
        <w:t>三、乙方的保密义务</w:t>
      </w:r>
      <w:r>
        <w:rPr>
          <w:rFonts w:hint="eastAsia" w:ascii="仿宋" w:hAnsi="仿宋" w:eastAsia="仿宋" w:cs="宋体"/>
          <w:spacing w:val="1"/>
          <w:sz w:val="24"/>
        </w:rPr>
        <w:br w:type="textWrapping"/>
      </w:r>
      <w:r>
        <w:rPr>
          <w:rFonts w:hint="eastAsia" w:ascii="仿宋" w:hAnsi="仿宋" w:eastAsia="仿宋" w:cs="宋体"/>
          <w:spacing w:val="1"/>
          <w:sz w:val="24"/>
        </w:rPr>
        <w:t>　　１、主动采取保密措施对上述所列及之保密信息进行保护，防止不承担同等保密义务的任何第三者知悉及使用；</w:t>
      </w:r>
      <w:r>
        <w:rPr>
          <w:rFonts w:hint="eastAsia" w:ascii="仿宋" w:hAnsi="仿宋" w:eastAsia="仿宋" w:cs="宋体"/>
          <w:spacing w:val="1"/>
          <w:sz w:val="24"/>
        </w:rPr>
        <w:br w:type="textWrapping"/>
      </w:r>
      <w:r>
        <w:rPr>
          <w:rFonts w:hint="eastAsia" w:ascii="仿宋" w:hAnsi="仿宋" w:eastAsia="仿宋" w:cs="宋体"/>
          <w:spacing w:val="1"/>
          <w:sz w:val="24"/>
        </w:rPr>
        <w:t>　　２、不得刺探或者以其他不正当手段（包括利用计算机进行检索、浏览、复制等）获取与本职工作或本身业务无关的甲方关于该项目的保密信息；</w:t>
      </w:r>
      <w:r>
        <w:rPr>
          <w:rFonts w:hint="eastAsia" w:ascii="仿宋" w:hAnsi="仿宋" w:eastAsia="仿宋" w:cs="宋体"/>
          <w:spacing w:val="1"/>
          <w:sz w:val="24"/>
        </w:rPr>
        <w:br w:type="textWrapping"/>
      </w:r>
      <w:r>
        <w:rPr>
          <w:rFonts w:hint="eastAsia" w:ascii="仿宋" w:hAnsi="仿宋" w:eastAsia="仿宋" w:cs="宋体"/>
          <w:spacing w:val="1"/>
          <w:sz w:val="24"/>
        </w:rPr>
        <w:t>　　３、不得向不承担同等保密义务的任何第三人披露甲方关于该项目的保密信息；</w:t>
      </w:r>
      <w:r>
        <w:rPr>
          <w:rFonts w:hint="eastAsia" w:ascii="仿宋" w:hAnsi="仿宋" w:eastAsia="仿宋" w:cs="宋体"/>
          <w:spacing w:val="1"/>
          <w:sz w:val="24"/>
        </w:rPr>
        <w:br w:type="textWrapping"/>
      </w:r>
      <w:r>
        <w:rPr>
          <w:rFonts w:hint="eastAsia" w:ascii="仿宋" w:hAnsi="仿宋" w:eastAsia="仿宋" w:cs="宋体"/>
          <w:spacing w:val="1"/>
          <w:sz w:val="24"/>
        </w:rPr>
        <w:t>　　４、不允许（包括出借、赠与、出租、转让等行为）或协助不承担同等保密义务的任何第三人使用甲方关于该项目的保密信息；</w:t>
      </w:r>
      <w:r>
        <w:rPr>
          <w:rFonts w:hint="eastAsia" w:ascii="仿宋" w:hAnsi="仿宋" w:eastAsia="仿宋" w:cs="宋体"/>
          <w:spacing w:val="1"/>
          <w:sz w:val="24"/>
        </w:rPr>
        <w:br w:type="textWrapping"/>
      </w:r>
      <w:r>
        <w:rPr>
          <w:rFonts w:hint="eastAsia" w:ascii="仿宋" w:hAnsi="仿宋" w:eastAsia="仿宋" w:cs="宋体"/>
          <w:spacing w:val="1"/>
          <w:sz w:val="24"/>
        </w:rPr>
        <w:t>　　5、项目的保密信息所有权始终全部归属甲方，乙方不得利用自身对项目不同程度的了解申请对于该项目的保密信息所有权，在本协议生效前乙方已依法具有的合法权益除外；</w:t>
      </w:r>
      <w:r>
        <w:rPr>
          <w:rFonts w:hint="eastAsia" w:ascii="仿宋" w:hAnsi="仿宋" w:eastAsia="仿宋" w:cs="宋体"/>
          <w:spacing w:val="1"/>
          <w:sz w:val="24"/>
        </w:rPr>
        <w:br w:type="textWrapping"/>
      </w:r>
      <w:r>
        <w:rPr>
          <w:rFonts w:hint="eastAsia" w:ascii="仿宋" w:hAnsi="仿宋" w:eastAsia="仿宋" w:cs="宋体"/>
          <w:spacing w:val="1"/>
          <w:sz w:val="24"/>
        </w:rPr>
        <w:t>　　6、如发现甲方关于该项目的保密信息被泄露或者自己过失泄露秘密，应当采取有效措施防止泄密进一步扩大，并及时向甲方报告。</w:t>
      </w:r>
    </w:p>
    <w:p w14:paraId="33B0A9C9">
      <w:pPr>
        <w:adjustRightInd/>
        <w:snapToGrid/>
        <w:spacing w:before="0" w:beforeAutospacing="0" w:after="0" w:afterAutospacing="0" w:line="440" w:lineRule="exact"/>
        <w:ind w:left="35" w:right="10" w:firstLine="484" w:firstLineChars="200"/>
        <w:rPr>
          <w:rFonts w:ascii="仿宋" w:hAnsi="仿宋" w:eastAsia="仿宋" w:cs="宋体"/>
          <w:spacing w:val="1"/>
          <w:sz w:val="24"/>
        </w:rPr>
      </w:pPr>
      <w:r>
        <w:rPr>
          <w:rFonts w:hint="eastAsia" w:ascii="仿宋" w:hAnsi="仿宋" w:eastAsia="仿宋" w:cs="宋体"/>
          <w:spacing w:val="1"/>
          <w:sz w:val="24"/>
        </w:rPr>
        <w:t>7、以下情形，乙方不构成违反保密义务：1）保密信息在披露之时或之后已成为公共信息或文献的一部分；2）乙方在保密信息披露之前已获得该等保密信息；3）乙方自合法披露信息的第三方处得到该等保密信息；4）乙方基于法律、法规、判决、裁定（包括按照传票、法院或政府处理程序）的要求而需披露保密信息。</w:t>
      </w:r>
    </w:p>
    <w:p w14:paraId="1B6E6355">
      <w:pPr>
        <w:adjustRightInd/>
        <w:snapToGrid/>
        <w:spacing w:before="0" w:beforeAutospacing="0" w:after="0" w:afterAutospacing="0" w:line="440" w:lineRule="exact"/>
        <w:ind w:left="35" w:right="10" w:firstLine="484" w:firstLineChars="200"/>
        <w:rPr>
          <w:rFonts w:ascii="仿宋" w:hAnsi="仿宋" w:eastAsia="仿宋" w:cs="宋体"/>
          <w:spacing w:val="1"/>
          <w:sz w:val="24"/>
        </w:rPr>
      </w:pPr>
      <w:r>
        <w:rPr>
          <w:rFonts w:hint="eastAsia" w:ascii="仿宋" w:hAnsi="仿宋" w:eastAsia="仿宋" w:cs="宋体"/>
          <w:spacing w:val="1"/>
          <w:sz w:val="24"/>
        </w:rPr>
        <w:t>8、如根据中国法律及法规的强制性规定或法院的指令，乙方必须披露保密信息，乙方可根据相关法律、法规的要求披露相关保密信息。但乙方应尽力给予甲方及时的通知，以便甲方能够具备合理的机会采取保护措施。</w:t>
      </w:r>
    </w:p>
    <w:p w14:paraId="74E56926">
      <w:pPr>
        <w:adjustRightInd/>
        <w:snapToGrid/>
        <w:spacing w:before="0" w:beforeAutospacing="0" w:after="0" w:afterAutospacing="0" w:line="440" w:lineRule="exact"/>
        <w:ind w:left="35" w:right="10" w:firstLine="484" w:firstLineChars="200"/>
        <w:rPr>
          <w:rFonts w:ascii="仿宋" w:hAnsi="仿宋" w:eastAsia="仿宋" w:cs="宋体"/>
          <w:spacing w:val="1"/>
          <w:sz w:val="24"/>
        </w:rPr>
      </w:pPr>
      <w:r>
        <w:rPr>
          <w:rFonts w:hint="eastAsia" w:ascii="仿宋" w:hAnsi="仿宋" w:eastAsia="仿宋" w:cs="宋体"/>
          <w:spacing w:val="1"/>
          <w:sz w:val="24"/>
        </w:rPr>
        <w:t>四、保密期限</w:t>
      </w:r>
    </w:p>
    <w:p w14:paraId="1FFFDCA1">
      <w:pPr>
        <w:adjustRightInd/>
        <w:snapToGrid/>
        <w:spacing w:before="0" w:beforeAutospacing="0" w:after="0" w:afterAutospacing="0" w:line="440" w:lineRule="exact"/>
        <w:ind w:left="35" w:right="10" w:firstLine="484" w:firstLineChars="200"/>
        <w:rPr>
          <w:rFonts w:ascii="仿宋" w:hAnsi="仿宋" w:eastAsia="仿宋" w:cs="宋体"/>
          <w:spacing w:val="1"/>
          <w:sz w:val="24"/>
        </w:rPr>
      </w:pPr>
      <w:r>
        <w:rPr>
          <w:rFonts w:hint="eastAsia" w:ascii="仿宋" w:hAnsi="仿宋" w:eastAsia="仿宋" w:cs="宋体"/>
          <w:spacing w:val="1"/>
          <w:sz w:val="24"/>
        </w:rPr>
        <w:t>甲、乙双方确认，乙方的保密义务自本协议生效时开始，到甲方关于该项目的保密信息公开时止。乙方及乙方项目人员是否继续参与甲方关于该项目的工作，不影响保密义务的承担。</w:t>
      </w:r>
    </w:p>
    <w:p w14:paraId="35BFCFDA">
      <w:pPr>
        <w:adjustRightInd/>
        <w:snapToGrid/>
        <w:spacing w:before="0" w:beforeAutospacing="0" w:after="0" w:afterAutospacing="0" w:line="440" w:lineRule="exact"/>
        <w:ind w:left="35" w:right="10" w:firstLine="484" w:firstLineChars="200"/>
        <w:rPr>
          <w:rFonts w:ascii="仿宋" w:hAnsi="仿宋" w:eastAsia="仿宋" w:cs="宋体"/>
          <w:spacing w:val="1"/>
          <w:sz w:val="24"/>
        </w:rPr>
      </w:pPr>
      <w:r>
        <w:rPr>
          <w:rFonts w:hint="eastAsia" w:ascii="仿宋" w:hAnsi="仿宋" w:eastAsia="仿宋" w:cs="宋体"/>
          <w:spacing w:val="1"/>
          <w:sz w:val="24"/>
        </w:rPr>
        <w:t>五、违约责任</w:t>
      </w:r>
    </w:p>
    <w:p w14:paraId="1A959CFD">
      <w:pPr>
        <w:adjustRightInd/>
        <w:snapToGrid/>
        <w:spacing w:before="0" w:beforeAutospacing="0" w:after="0" w:afterAutospacing="0" w:line="440" w:lineRule="exact"/>
        <w:ind w:left="35" w:right="10" w:firstLine="484" w:firstLineChars="200"/>
        <w:rPr>
          <w:rFonts w:ascii="仿宋" w:hAnsi="仿宋" w:eastAsia="仿宋" w:cs="宋体"/>
          <w:spacing w:val="1"/>
          <w:sz w:val="24"/>
        </w:rPr>
      </w:pPr>
      <w:r>
        <w:rPr>
          <w:rFonts w:hint="eastAsia" w:ascii="仿宋" w:hAnsi="仿宋" w:eastAsia="仿宋" w:cs="宋体"/>
          <w:spacing w:val="1"/>
          <w:sz w:val="24"/>
        </w:rPr>
        <w:t>1、如果乙方未履行本协议所规定的保密义务，但尚未给甲方造成损失或严重后果的，乙方应就每一违约事件按照本合同总金额的0.5%向甲方支付违约金（每一违约事件的违约金不低于人民币5000元）</w:t>
      </w:r>
      <w:r>
        <w:rPr>
          <w:rFonts w:hint="eastAsia" w:ascii="仿宋" w:hAnsi="仿宋" w:eastAsia="仿宋" w:cs="Times New Roman"/>
          <w:szCs w:val="21"/>
        </w:rPr>
        <w:t>；</w:t>
      </w:r>
    </w:p>
    <w:p w14:paraId="78B451A0">
      <w:pPr>
        <w:adjustRightInd/>
        <w:snapToGrid/>
        <w:spacing w:before="0" w:beforeAutospacing="0" w:after="0" w:afterAutospacing="0" w:line="440" w:lineRule="exact"/>
        <w:ind w:left="35" w:right="10" w:firstLine="484" w:firstLineChars="200"/>
        <w:rPr>
          <w:rFonts w:ascii="仿宋" w:hAnsi="仿宋" w:eastAsia="仿宋" w:cs="宋体"/>
          <w:spacing w:val="1"/>
          <w:sz w:val="24"/>
        </w:rPr>
      </w:pPr>
      <w:r>
        <w:rPr>
          <w:rFonts w:hint="eastAsia" w:ascii="仿宋" w:hAnsi="仿宋" w:eastAsia="仿宋" w:cs="宋体"/>
          <w:spacing w:val="1"/>
          <w:sz w:val="24"/>
        </w:rPr>
        <w:t>2、如果因为乙方前款所称的违约行为造成甲方损失或严重后果的，乙方除按前款支付违约金外，应赔偿因违约行为而给甲方造成的损失，损失包括但不限于直接损失（诉讼费、律师费、公告费、保全费、差旅费等）、间接损失（商誉损失等）。如果甲方确认仅采取赔偿的补救措施是不够的，还可以追究乙方的法律责任。</w:t>
      </w:r>
    </w:p>
    <w:p w14:paraId="38AC5E69">
      <w:pPr>
        <w:adjustRightInd/>
        <w:snapToGrid/>
        <w:spacing w:before="0" w:beforeAutospacing="0" w:after="0" w:afterAutospacing="0" w:line="440" w:lineRule="exact"/>
        <w:ind w:firstLine="420" w:firstLineChars="200"/>
        <w:rPr>
          <w:rFonts w:ascii="仿宋" w:hAnsi="仿宋" w:eastAsia="仿宋" w:cs="Times New Roman"/>
          <w:lang w:val="en-GB"/>
        </w:rPr>
      </w:pPr>
    </w:p>
    <w:p w14:paraId="47AEC294">
      <w:pPr>
        <w:adjustRightInd/>
        <w:snapToGrid/>
        <w:spacing w:before="0" w:beforeAutospacing="0" w:after="0" w:afterAutospacing="0" w:line="440" w:lineRule="exact"/>
        <w:ind w:firstLine="420" w:firstLineChars="200"/>
        <w:rPr>
          <w:rFonts w:ascii="仿宋" w:hAnsi="仿宋" w:eastAsia="仿宋" w:cs="Times New Roman"/>
          <w:lang w:val="en-GB"/>
        </w:rPr>
      </w:pPr>
    </w:p>
    <w:p w14:paraId="166B78D7">
      <w:pPr>
        <w:adjustRightInd/>
        <w:snapToGrid/>
        <w:spacing w:before="0" w:beforeAutospacing="0" w:after="0" w:afterAutospacing="0" w:line="440" w:lineRule="exact"/>
        <w:ind w:firstLine="420" w:firstLineChars="200"/>
        <w:rPr>
          <w:rFonts w:ascii="仿宋" w:hAnsi="仿宋" w:eastAsia="仿宋" w:cs="Times New Roman"/>
          <w:lang w:val="en-GB"/>
        </w:rPr>
      </w:pPr>
    </w:p>
    <w:p w14:paraId="3407981D">
      <w:pPr>
        <w:adjustRightInd/>
        <w:snapToGrid/>
        <w:spacing w:before="0" w:beforeAutospacing="0" w:after="0" w:afterAutospacing="0" w:line="440" w:lineRule="exact"/>
        <w:ind w:firstLine="420" w:firstLineChars="200"/>
        <w:rPr>
          <w:rFonts w:ascii="仿宋" w:hAnsi="仿宋" w:eastAsia="仿宋" w:cs="Times New Roman"/>
          <w:lang w:val="en-GB"/>
        </w:rPr>
      </w:pPr>
    </w:p>
    <w:p w14:paraId="2263595E">
      <w:pPr>
        <w:adjustRightInd/>
        <w:snapToGrid/>
        <w:spacing w:before="0" w:beforeAutospacing="0" w:after="0" w:afterAutospacing="0" w:line="440" w:lineRule="exact"/>
        <w:ind w:firstLine="420" w:firstLineChars="200"/>
        <w:rPr>
          <w:rFonts w:ascii="仿宋" w:hAnsi="仿宋" w:eastAsia="仿宋" w:cs="Times New Roman"/>
          <w:lang w:val="en-GB"/>
        </w:rPr>
      </w:pPr>
    </w:p>
    <w:p w14:paraId="586833E7">
      <w:pPr>
        <w:adjustRightInd/>
        <w:snapToGrid/>
        <w:spacing w:before="0" w:beforeAutospacing="0" w:after="0" w:afterAutospacing="0" w:line="440" w:lineRule="exact"/>
        <w:ind w:firstLine="420" w:firstLineChars="200"/>
        <w:rPr>
          <w:rFonts w:ascii="仿宋" w:hAnsi="仿宋" w:eastAsia="仿宋" w:cs="Times New Roman"/>
          <w:lang w:val="en-GB"/>
        </w:rPr>
      </w:pPr>
    </w:p>
    <w:p w14:paraId="309C0D12">
      <w:pPr>
        <w:adjustRightInd/>
        <w:snapToGrid/>
        <w:spacing w:before="0" w:beforeAutospacing="0" w:after="0" w:afterAutospacing="0" w:line="440" w:lineRule="exact"/>
        <w:ind w:firstLine="420" w:firstLineChars="200"/>
        <w:rPr>
          <w:rFonts w:ascii="仿宋" w:hAnsi="仿宋" w:eastAsia="仿宋" w:cs="Times New Roman"/>
          <w:lang w:val="en-GB"/>
        </w:rPr>
      </w:pPr>
    </w:p>
    <w:p w14:paraId="6DAE3172">
      <w:pPr>
        <w:adjustRightInd/>
        <w:snapToGrid/>
        <w:spacing w:before="0" w:beforeAutospacing="0" w:after="0" w:afterAutospacing="0" w:line="440" w:lineRule="exact"/>
        <w:ind w:firstLine="420" w:firstLineChars="200"/>
        <w:rPr>
          <w:rFonts w:ascii="仿宋" w:hAnsi="仿宋" w:eastAsia="仿宋" w:cs="Times New Roman"/>
          <w:lang w:val="en-GB"/>
        </w:rPr>
      </w:pPr>
    </w:p>
    <w:p w14:paraId="4EABCE4F">
      <w:pPr>
        <w:adjustRightInd/>
        <w:snapToGrid/>
        <w:spacing w:before="0" w:beforeAutospacing="0" w:after="0" w:afterAutospacing="0" w:line="440" w:lineRule="exact"/>
        <w:ind w:firstLine="420" w:firstLineChars="200"/>
        <w:rPr>
          <w:rFonts w:ascii="仿宋" w:hAnsi="仿宋" w:eastAsia="仿宋" w:cs="Times New Roman"/>
          <w:lang w:val="en-GB"/>
        </w:rPr>
      </w:pPr>
    </w:p>
    <w:p w14:paraId="30169C1E">
      <w:pPr>
        <w:adjustRightInd/>
        <w:snapToGrid/>
        <w:spacing w:before="0" w:beforeAutospacing="0" w:after="0" w:afterAutospacing="0" w:line="440" w:lineRule="exact"/>
        <w:ind w:firstLine="420" w:firstLineChars="200"/>
        <w:rPr>
          <w:rFonts w:ascii="仿宋" w:hAnsi="仿宋" w:eastAsia="仿宋" w:cs="Times New Roman"/>
          <w:lang w:val="en-GB"/>
        </w:rPr>
      </w:pPr>
    </w:p>
    <w:p w14:paraId="6E70088E">
      <w:pPr>
        <w:adjustRightInd/>
        <w:snapToGrid/>
        <w:spacing w:before="0" w:beforeAutospacing="0" w:after="0" w:afterAutospacing="0" w:line="440" w:lineRule="exact"/>
        <w:ind w:firstLine="420" w:firstLineChars="200"/>
        <w:rPr>
          <w:rFonts w:ascii="仿宋" w:hAnsi="仿宋" w:eastAsia="仿宋" w:cs="Times New Roman"/>
          <w:lang w:val="en-GB"/>
        </w:rPr>
      </w:pPr>
    </w:p>
    <w:p w14:paraId="5B0531BC">
      <w:pPr>
        <w:adjustRightInd/>
        <w:snapToGrid/>
        <w:spacing w:before="0" w:beforeAutospacing="0" w:after="0" w:afterAutospacing="0" w:line="440" w:lineRule="exact"/>
        <w:ind w:firstLine="420" w:firstLineChars="200"/>
        <w:rPr>
          <w:rFonts w:ascii="仿宋" w:hAnsi="仿宋" w:eastAsia="仿宋" w:cs="Times New Roman"/>
          <w:lang w:val="en-GB"/>
        </w:rPr>
      </w:pPr>
    </w:p>
    <w:p w14:paraId="7151E6C4">
      <w:pPr>
        <w:adjustRightInd/>
        <w:snapToGrid/>
        <w:spacing w:before="0" w:beforeAutospacing="0" w:after="0" w:afterAutospacing="0" w:line="440" w:lineRule="exact"/>
        <w:ind w:firstLine="420" w:firstLineChars="200"/>
        <w:rPr>
          <w:rFonts w:ascii="仿宋" w:hAnsi="仿宋" w:eastAsia="仿宋" w:cs="Times New Roman"/>
          <w:lang w:val="en-GB"/>
        </w:rPr>
      </w:pPr>
    </w:p>
    <w:p w14:paraId="6E0ED580">
      <w:pPr>
        <w:adjustRightInd/>
        <w:snapToGrid/>
        <w:spacing w:before="0" w:beforeAutospacing="0" w:after="0" w:afterAutospacing="0" w:line="440" w:lineRule="exact"/>
        <w:ind w:firstLine="420" w:firstLineChars="200"/>
        <w:rPr>
          <w:rFonts w:ascii="仿宋" w:hAnsi="仿宋" w:eastAsia="仿宋" w:cs="Times New Roman"/>
          <w:lang w:val="en-GB"/>
        </w:rPr>
      </w:pPr>
    </w:p>
    <w:p w14:paraId="4A2189B5">
      <w:pPr>
        <w:adjustRightInd/>
        <w:snapToGrid/>
        <w:spacing w:before="0" w:beforeAutospacing="0" w:after="0" w:afterAutospacing="0" w:line="440" w:lineRule="exact"/>
        <w:ind w:firstLine="420" w:firstLineChars="200"/>
        <w:rPr>
          <w:rFonts w:ascii="仿宋" w:hAnsi="仿宋" w:eastAsia="仿宋" w:cs="Times New Roman"/>
          <w:lang w:val="en-GB"/>
        </w:rPr>
      </w:pPr>
    </w:p>
    <w:p w14:paraId="03ACC87D">
      <w:pPr>
        <w:widowControl/>
        <w:adjustRightInd/>
        <w:snapToGrid/>
        <w:spacing w:before="0" w:beforeAutospacing="0" w:after="0" w:afterAutospacing="0"/>
        <w:ind w:firstLine="560" w:firstLineChars="200"/>
        <w:jc w:val="left"/>
        <w:rPr>
          <w:rFonts w:ascii="Times New Roman" w:hAnsi="Times New Roman" w:eastAsia="黑体" w:cs="Times New Roman"/>
          <w:bCs/>
          <w:kern w:val="0"/>
          <w:sz w:val="28"/>
          <w:szCs w:val="28"/>
          <w:lang w:val="zh-CN"/>
        </w:rPr>
      </w:pPr>
      <w:bookmarkStart w:id="16" w:name="_Toc182902193"/>
      <w:r>
        <w:rPr>
          <w:rFonts w:ascii="Times New Roman" w:hAnsi="Times New Roman" w:eastAsia="黑体" w:cs="Times New Roman"/>
          <w:bCs/>
          <w:kern w:val="0"/>
          <w:sz w:val="28"/>
          <w:szCs w:val="28"/>
          <w:lang w:val="zh-CN"/>
        </w:rPr>
        <w:br w:type="page"/>
      </w:r>
    </w:p>
    <w:p w14:paraId="16940DD3">
      <w:pPr>
        <w:keepNext/>
        <w:keepLines/>
        <w:adjustRightInd/>
        <w:snapToGrid/>
        <w:spacing w:before="0" w:beforeAutospacing="0" w:after="0" w:afterAutospacing="0" w:line="400" w:lineRule="exact"/>
        <w:outlineLvl w:val="2"/>
        <w:rPr>
          <w:rFonts w:ascii="Times New Roman" w:hAnsi="Times New Roman" w:eastAsia="黑体" w:cs="Times New Roman"/>
          <w:bCs/>
          <w:kern w:val="0"/>
          <w:sz w:val="28"/>
          <w:szCs w:val="28"/>
          <w:lang w:val="zh-CN"/>
        </w:rPr>
      </w:pPr>
      <w:r>
        <w:rPr>
          <w:rFonts w:hint="eastAsia" w:ascii="Times New Roman" w:hAnsi="Times New Roman" w:eastAsia="黑体" w:cs="Times New Roman"/>
          <w:bCs/>
          <w:kern w:val="0"/>
          <w:sz w:val="28"/>
          <w:szCs w:val="28"/>
          <w:lang w:val="zh-CN"/>
        </w:rPr>
        <w:t>附件</w:t>
      </w:r>
      <w:bookmarkEnd w:id="16"/>
      <w:r>
        <w:rPr>
          <w:rFonts w:hint="eastAsia" w:ascii="Times New Roman" w:hAnsi="Times New Roman" w:eastAsia="黑体" w:cs="Times New Roman"/>
          <w:bCs/>
          <w:kern w:val="0"/>
          <w:sz w:val="28"/>
          <w:szCs w:val="28"/>
          <w:lang w:val="zh-CN"/>
        </w:rPr>
        <w:t>五</w:t>
      </w:r>
    </w:p>
    <w:p w14:paraId="48E303C9">
      <w:pPr>
        <w:adjustRightInd/>
        <w:snapToGrid/>
        <w:spacing w:before="0" w:beforeAutospacing="0" w:after="0" w:afterAutospacing="0" w:line="440" w:lineRule="exact"/>
        <w:ind w:firstLine="872" w:firstLineChars="200"/>
        <w:jc w:val="center"/>
        <w:rPr>
          <w:rFonts w:ascii="仿宋" w:hAnsi="仿宋" w:eastAsia="仿宋" w:cs="Times New Roman"/>
          <w:spacing w:val="-1"/>
          <w:sz w:val="44"/>
          <w:szCs w:val="44"/>
        </w:rPr>
      </w:pPr>
      <w:r>
        <w:rPr>
          <w:rFonts w:hint="eastAsia" w:ascii="仿宋" w:hAnsi="仿宋" w:eastAsia="仿宋" w:cs="Times New Roman"/>
          <w:spacing w:val="-2"/>
          <w:sz w:val="44"/>
          <w:szCs w:val="44"/>
        </w:rPr>
        <w:t>供应商廉洁</w:t>
      </w:r>
      <w:r>
        <w:rPr>
          <w:rFonts w:hint="eastAsia" w:ascii="仿宋" w:hAnsi="仿宋" w:eastAsia="仿宋" w:cs="Times New Roman"/>
          <w:spacing w:val="-1"/>
          <w:sz w:val="44"/>
          <w:szCs w:val="44"/>
        </w:rPr>
        <w:t>承诺书</w:t>
      </w:r>
    </w:p>
    <w:p w14:paraId="48150F55">
      <w:pPr>
        <w:adjustRightInd/>
        <w:snapToGrid/>
        <w:spacing w:before="0" w:beforeAutospacing="0" w:after="0" w:afterAutospacing="0" w:line="440" w:lineRule="exact"/>
        <w:ind w:firstLine="876" w:firstLineChars="200"/>
        <w:rPr>
          <w:rFonts w:ascii="仿宋" w:hAnsi="仿宋" w:eastAsia="仿宋" w:cs="Times New Roman"/>
          <w:spacing w:val="-1"/>
          <w:sz w:val="44"/>
          <w:szCs w:val="44"/>
        </w:rPr>
      </w:pPr>
    </w:p>
    <w:p w14:paraId="6AFA1D7F">
      <w:pPr>
        <w:adjustRightInd/>
        <w:snapToGrid/>
        <w:spacing w:before="0" w:beforeAutospacing="0" w:after="0" w:afterAutospacing="0" w:line="440" w:lineRule="exact"/>
        <w:ind w:firstLine="597" w:firstLineChars="200"/>
        <w:rPr>
          <w:rFonts w:ascii="仿宋" w:hAnsi="仿宋" w:eastAsia="仿宋" w:cs="宋体"/>
          <w:sz w:val="28"/>
          <w:szCs w:val="28"/>
        </w:rPr>
      </w:pPr>
      <w:r>
        <w:rPr>
          <w:rFonts w:hint="eastAsia" w:ascii="仿宋" w:hAnsi="仿宋" w:eastAsia="仿宋" w:cs="宋体"/>
          <w:b/>
          <w:bCs/>
          <w:spacing w:val="9"/>
          <w:sz w:val="28"/>
          <w:szCs w:val="28"/>
        </w:rPr>
        <w:t>致浙江农村商业联合银行股份有限公司</w:t>
      </w:r>
      <w:r>
        <w:rPr>
          <w:rFonts w:hint="eastAsia" w:ascii="仿宋" w:hAnsi="仿宋" w:eastAsia="仿宋" w:cs="宋体"/>
          <w:spacing w:val="4"/>
          <w:sz w:val="28"/>
          <w:szCs w:val="28"/>
        </w:rPr>
        <w:t>:</w:t>
      </w:r>
    </w:p>
    <w:p w14:paraId="184A8760">
      <w:pPr>
        <w:adjustRightInd/>
        <w:snapToGrid/>
        <w:spacing w:before="0" w:beforeAutospacing="0" w:after="0" w:afterAutospacing="0" w:line="440" w:lineRule="exact"/>
        <w:ind w:left="35" w:right="10" w:firstLine="484" w:firstLineChars="200"/>
        <w:rPr>
          <w:rFonts w:ascii="仿宋" w:hAnsi="仿宋" w:eastAsia="仿宋" w:cs="宋体"/>
          <w:sz w:val="24"/>
        </w:rPr>
      </w:pPr>
      <w:r>
        <w:rPr>
          <w:rFonts w:hint="eastAsia" w:ascii="仿宋" w:hAnsi="仿宋" w:eastAsia="仿宋" w:cs="宋体"/>
          <w:spacing w:val="1"/>
          <w:sz w:val="24"/>
        </w:rPr>
        <w:t>为制止商业贿赂行为、维护双方共同的合法权益，维护公平</w:t>
      </w:r>
      <w:r>
        <w:rPr>
          <w:rFonts w:hint="eastAsia" w:ascii="仿宋" w:hAnsi="仿宋" w:eastAsia="仿宋" w:cs="宋体"/>
          <w:sz w:val="24"/>
        </w:rPr>
        <w:t>公正</w:t>
      </w:r>
      <w:r>
        <w:rPr>
          <w:rFonts w:hint="eastAsia" w:ascii="仿宋" w:hAnsi="仿宋" w:eastAsia="仿宋" w:cs="宋体"/>
          <w:spacing w:val="6"/>
          <w:sz w:val="24"/>
        </w:rPr>
        <w:t>公开的竞争环</w:t>
      </w:r>
      <w:r>
        <w:rPr>
          <w:rFonts w:hint="eastAsia" w:ascii="仿宋" w:hAnsi="仿宋" w:eastAsia="仿宋" w:cs="宋体"/>
          <w:spacing w:val="5"/>
          <w:sz w:val="24"/>
        </w:rPr>
        <w:t>境</w:t>
      </w:r>
      <w:r>
        <w:rPr>
          <w:rFonts w:hint="eastAsia" w:ascii="仿宋" w:hAnsi="仿宋" w:eastAsia="仿宋" w:cs="宋体"/>
          <w:spacing w:val="6"/>
          <w:sz w:val="24"/>
        </w:rPr>
        <w:t>，</w:t>
      </w:r>
      <w:r>
        <w:rPr>
          <w:rFonts w:hint="eastAsia" w:ascii="仿宋" w:hAnsi="仿宋" w:eastAsia="仿宋" w:cs="宋体"/>
          <w:spacing w:val="5"/>
          <w:sz w:val="24"/>
        </w:rPr>
        <w:t>签订本承诺书</w:t>
      </w:r>
      <w:r>
        <w:rPr>
          <w:rFonts w:hint="eastAsia" w:ascii="仿宋" w:hAnsi="仿宋" w:eastAsia="仿宋" w:cs="宋体"/>
          <w:spacing w:val="6"/>
          <w:sz w:val="24"/>
        </w:rPr>
        <w:t>。</w:t>
      </w:r>
    </w:p>
    <w:p w14:paraId="7E3839A0">
      <w:pPr>
        <w:adjustRightInd/>
        <w:snapToGrid/>
        <w:spacing w:before="0" w:beforeAutospacing="0" w:after="0" w:afterAutospacing="0" w:line="440" w:lineRule="exact"/>
        <w:ind w:firstLine="496" w:firstLineChars="200"/>
        <w:rPr>
          <w:rFonts w:ascii="仿宋" w:hAnsi="仿宋" w:eastAsia="仿宋" w:cs="宋体"/>
          <w:sz w:val="24"/>
        </w:rPr>
      </w:pPr>
      <w:r>
        <w:rPr>
          <w:rFonts w:hint="eastAsia" w:ascii="仿宋" w:hAnsi="仿宋" w:eastAsia="仿宋" w:cs="宋体"/>
          <w:spacing w:val="4"/>
          <w:sz w:val="24"/>
        </w:rPr>
        <w:t>一</w:t>
      </w:r>
      <w:r>
        <w:rPr>
          <w:rFonts w:hint="eastAsia" w:ascii="仿宋" w:hAnsi="仿宋" w:eastAsia="仿宋" w:cs="宋体"/>
          <w:spacing w:val="6"/>
          <w:sz w:val="24"/>
        </w:rPr>
        <w:t>、</w:t>
      </w:r>
      <w:r>
        <w:rPr>
          <w:rFonts w:hint="eastAsia" w:ascii="仿宋" w:hAnsi="仿宋" w:eastAsia="仿宋" w:cs="宋体"/>
          <w:spacing w:val="4"/>
          <w:sz w:val="24"/>
        </w:rPr>
        <w:t>在与贵方业务往来中承诺如下</w:t>
      </w:r>
      <w:r>
        <w:rPr>
          <w:rFonts w:hint="eastAsia" w:ascii="仿宋" w:hAnsi="仿宋" w:eastAsia="仿宋" w:cs="宋体"/>
          <w:spacing w:val="6"/>
          <w:sz w:val="24"/>
        </w:rPr>
        <w:t>：</w:t>
      </w:r>
    </w:p>
    <w:p w14:paraId="4E07A177">
      <w:pPr>
        <w:adjustRightInd/>
        <w:snapToGrid/>
        <w:spacing w:before="0" w:beforeAutospacing="0" w:after="0" w:afterAutospacing="0" w:line="440" w:lineRule="exact"/>
        <w:ind w:left="30" w:right="7" w:firstLine="480" w:firstLineChars="200"/>
        <w:rPr>
          <w:rFonts w:ascii="仿宋" w:hAnsi="仿宋" w:eastAsia="仿宋" w:cs="宋体"/>
          <w:sz w:val="24"/>
        </w:rPr>
      </w:pPr>
      <w:r>
        <w:rPr>
          <w:rFonts w:hint="eastAsia" w:ascii="仿宋" w:hAnsi="仿宋" w:eastAsia="仿宋" w:cs="宋体"/>
          <w:sz w:val="24"/>
        </w:rPr>
        <w:t>（一</w:t>
      </w:r>
      <w:r>
        <w:rPr>
          <w:rFonts w:hint="eastAsia" w:ascii="仿宋" w:hAnsi="仿宋" w:eastAsia="仿宋" w:cs="宋体"/>
          <w:spacing w:val="-1"/>
          <w:sz w:val="24"/>
        </w:rPr>
        <w:t>）</w:t>
      </w:r>
      <w:r>
        <w:rPr>
          <w:rFonts w:hint="eastAsia" w:ascii="仿宋" w:hAnsi="仿宋" w:eastAsia="仿宋" w:cs="宋体"/>
          <w:spacing w:val="-93"/>
          <w:sz w:val="24"/>
        </w:rPr>
        <w:t xml:space="preserve"> </w:t>
      </w:r>
      <w:r>
        <w:rPr>
          <w:rFonts w:hint="eastAsia" w:ascii="仿宋" w:hAnsi="仿宋" w:eastAsia="仿宋" w:cs="宋体"/>
          <w:sz w:val="24"/>
        </w:rPr>
        <w:t>不以股权</w:t>
      </w:r>
      <w:r>
        <w:rPr>
          <w:rFonts w:hint="eastAsia" w:ascii="仿宋" w:hAnsi="仿宋" w:eastAsia="仿宋" w:cs="宋体"/>
          <w:spacing w:val="-1"/>
          <w:sz w:val="24"/>
        </w:rPr>
        <w:t>、</w:t>
      </w:r>
      <w:r>
        <w:rPr>
          <w:rFonts w:hint="eastAsia" w:ascii="仿宋" w:hAnsi="仿宋" w:eastAsia="仿宋" w:cs="宋体"/>
          <w:sz w:val="24"/>
        </w:rPr>
        <w:t>金钱方式（包括现金，</w:t>
      </w:r>
      <w:r>
        <w:rPr>
          <w:rFonts w:hint="eastAsia" w:ascii="仿宋" w:hAnsi="仿宋" w:eastAsia="仿宋" w:cs="宋体"/>
          <w:spacing w:val="-93"/>
          <w:sz w:val="24"/>
        </w:rPr>
        <w:t xml:space="preserve"> </w:t>
      </w:r>
      <w:r>
        <w:rPr>
          <w:rFonts w:hint="eastAsia" w:ascii="仿宋" w:hAnsi="仿宋" w:eastAsia="仿宋" w:cs="宋体"/>
          <w:sz w:val="24"/>
        </w:rPr>
        <w:t>银行卡，</w:t>
      </w:r>
      <w:r>
        <w:rPr>
          <w:rFonts w:hint="eastAsia" w:ascii="仿宋" w:hAnsi="仿宋" w:eastAsia="仿宋" w:cs="宋体"/>
          <w:spacing w:val="-93"/>
          <w:sz w:val="24"/>
        </w:rPr>
        <w:t xml:space="preserve"> </w:t>
      </w:r>
      <w:r>
        <w:rPr>
          <w:rFonts w:hint="eastAsia" w:ascii="仿宋" w:hAnsi="仿宋" w:eastAsia="仿宋" w:cs="宋体"/>
          <w:sz w:val="24"/>
        </w:rPr>
        <w:t>有价证券，</w:t>
      </w:r>
      <w:r>
        <w:rPr>
          <w:rFonts w:hint="eastAsia" w:ascii="仿宋" w:hAnsi="仿宋" w:eastAsia="仿宋" w:cs="宋体"/>
          <w:spacing w:val="-93"/>
          <w:sz w:val="24"/>
        </w:rPr>
        <w:t xml:space="preserve"> </w:t>
      </w:r>
      <w:r>
        <w:rPr>
          <w:rFonts w:hint="eastAsia" w:ascii="仿宋" w:hAnsi="仿宋" w:eastAsia="仿宋" w:cs="宋体"/>
          <w:sz w:val="24"/>
        </w:rPr>
        <w:t>购</w:t>
      </w:r>
      <w:r>
        <w:rPr>
          <w:rFonts w:hint="eastAsia" w:ascii="仿宋" w:hAnsi="仿宋" w:eastAsia="仿宋" w:cs="宋体"/>
          <w:spacing w:val="2"/>
          <w:sz w:val="24"/>
        </w:rPr>
        <w:t>物卡</w:t>
      </w:r>
      <w:r>
        <w:rPr>
          <w:rFonts w:hint="eastAsia" w:ascii="仿宋" w:hAnsi="仿宋" w:eastAsia="仿宋" w:cs="宋体"/>
          <w:spacing w:val="3"/>
          <w:sz w:val="24"/>
        </w:rPr>
        <w:t>、</w:t>
      </w:r>
      <w:r>
        <w:rPr>
          <w:rFonts w:hint="eastAsia" w:ascii="仿宋" w:hAnsi="仿宋" w:eastAsia="仿宋" w:cs="宋体"/>
          <w:spacing w:val="2"/>
          <w:sz w:val="24"/>
        </w:rPr>
        <w:t>提货单</w:t>
      </w:r>
      <w:r>
        <w:rPr>
          <w:rFonts w:hint="eastAsia" w:ascii="仿宋" w:hAnsi="仿宋" w:eastAsia="仿宋" w:cs="宋体"/>
          <w:spacing w:val="3"/>
          <w:sz w:val="24"/>
        </w:rPr>
        <w:t>、</w:t>
      </w:r>
      <w:r>
        <w:rPr>
          <w:rFonts w:hint="eastAsia" w:ascii="仿宋" w:hAnsi="仿宋" w:eastAsia="仿宋" w:cs="宋体"/>
          <w:spacing w:val="2"/>
          <w:sz w:val="24"/>
        </w:rPr>
        <w:t>娱乐场所会员卡</w:t>
      </w:r>
      <w:r>
        <w:rPr>
          <w:rFonts w:hint="eastAsia" w:ascii="仿宋" w:hAnsi="仿宋" w:eastAsia="仿宋" w:cs="宋体"/>
          <w:spacing w:val="3"/>
          <w:sz w:val="24"/>
        </w:rPr>
        <w:t>、</w:t>
      </w:r>
      <w:r>
        <w:rPr>
          <w:rFonts w:hint="eastAsia" w:ascii="仿宋" w:hAnsi="仿宋" w:eastAsia="仿宋" w:cs="宋体"/>
          <w:spacing w:val="2"/>
          <w:sz w:val="24"/>
        </w:rPr>
        <w:t>打折卡</w:t>
      </w:r>
      <w:r>
        <w:rPr>
          <w:rFonts w:hint="eastAsia" w:ascii="仿宋" w:hAnsi="仿宋" w:eastAsia="仿宋" w:cs="宋体"/>
          <w:spacing w:val="3"/>
          <w:sz w:val="24"/>
        </w:rPr>
        <w:t>、</w:t>
      </w:r>
      <w:r>
        <w:rPr>
          <w:rFonts w:hint="eastAsia" w:ascii="仿宋" w:hAnsi="仿宋" w:eastAsia="仿宋" w:cs="宋体"/>
          <w:spacing w:val="2"/>
          <w:sz w:val="24"/>
        </w:rPr>
        <w:t>代币券证</w:t>
      </w:r>
      <w:r>
        <w:rPr>
          <w:rFonts w:hint="eastAsia" w:ascii="仿宋" w:hAnsi="仿宋" w:eastAsia="仿宋" w:cs="宋体"/>
          <w:spacing w:val="1"/>
          <w:sz w:val="24"/>
        </w:rPr>
        <w:t>券等</w:t>
      </w:r>
      <w:r>
        <w:rPr>
          <w:rFonts w:hint="eastAsia" w:ascii="仿宋" w:hAnsi="仿宋" w:eastAsia="仿宋" w:cs="宋体"/>
          <w:spacing w:val="3"/>
          <w:sz w:val="24"/>
        </w:rPr>
        <w:t>）</w:t>
      </w:r>
      <w:r>
        <w:rPr>
          <w:rFonts w:hint="eastAsia" w:ascii="仿宋" w:hAnsi="仿宋" w:eastAsia="仿宋" w:cs="宋体"/>
          <w:sz w:val="24"/>
        </w:rPr>
        <w:t xml:space="preserve"> </w:t>
      </w:r>
      <w:r>
        <w:rPr>
          <w:rFonts w:hint="eastAsia" w:ascii="仿宋" w:hAnsi="仿宋" w:eastAsia="仿宋" w:cs="宋体"/>
          <w:spacing w:val="1"/>
          <w:sz w:val="24"/>
        </w:rPr>
        <w:t>贿赂贵方</w:t>
      </w:r>
      <w:r>
        <w:rPr>
          <w:rFonts w:hint="eastAsia" w:ascii="仿宋" w:hAnsi="仿宋" w:eastAsia="仿宋" w:cs="宋体"/>
          <w:spacing w:val="4"/>
          <w:sz w:val="24"/>
        </w:rPr>
        <w:t>项目人员和管理人</w:t>
      </w:r>
      <w:r>
        <w:rPr>
          <w:rFonts w:hint="eastAsia" w:ascii="仿宋" w:hAnsi="仿宋" w:eastAsia="仿宋" w:cs="宋体"/>
          <w:spacing w:val="3"/>
          <w:sz w:val="24"/>
        </w:rPr>
        <w:t>员</w:t>
      </w:r>
      <w:r>
        <w:rPr>
          <w:rFonts w:hint="eastAsia" w:ascii="仿宋" w:hAnsi="仿宋" w:eastAsia="仿宋" w:cs="宋体"/>
          <w:spacing w:val="5"/>
          <w:sz w:val="24"/>
        </w:rPr>
        <w:t>。</w:t>
      </w:r>
    </w:p>
    <w:p w14:paraId="15CA3344">
      <w:pPr>
        <w:adjustRightInd/>
        <w:snapToGrid/>
        <w:spacing w:before="0" w:beforeAutospacing="0" w:after="0" w:afterAutospacing="0" w:line="440" w:lineRule="exact"/>
        <w:ind w:left="40" w:right="10" w:firstLine="484" w:firstLineChars="200"/>
        <w:rPr>
          <w:rFonts w:ascii="仿宋" w:hAnsi="仿宋" w:eastAsia="仿宋" w:cs="宋体"/>
          <w:sz w:val="24"/>
        </w:rPr>
      </w:pPr>
      <w:r>
        <w:rPr>
          <w:rFonts w:hint="eastAsia" w:ascii="仿宋" w:hAnsi="仿宋" w:eastAsia="仿宋" w:cs="宋体"/>
          <w:spacing w:val="1"/>
          <w:sz w:val="24"/>
        </w:rPr>
        <w:t>（二</w:t>
      </w:r>
      <w:r>
        <w:rPr>
          <w:rFonts w:hint="eastAsia" w:ascii="仿宋" w:hAnsi="仿宋" w:eastAsia="仿宋" w:cs="宋体"/>
          <w:spacing w:val="2"/>
          <w:sz w:val="24"/>
        </w:rPr>
        <w:t>）</w:t>
      </w:r>
      <w:r>
        <w:rPr>
          <w:rFonts w:hint="eastAsia" w:ascii="仿宋" w:hAnsi="仿宋" w:eastAsia="仿宋" w:cs="宋体"/>
          <w:sz w:val="24"/>
        </w:rPr>
        <w:t xml:space="preserve"> </w:t>
      </w:r>
      <w:r>
        <w:rPr>
          <w:rFonts w:hint="eastAsia" w:ascii="仿宋" w:hAnsi="仿宋" w:eastAsia="仿宋" w:cs="宋体"/>
          <w:spacing w:val="1"/>
          <w:sz w:val="24"/>
        </w:rPr>
        <w:t>不以实物方式（包括家电</w:t>
      </w:r>
      <w:r>
        <w:rPr>
          <w:rFonts w:hint="eastAsia" w:ascii="仿宋" w:hAnsi="仿宋" w:eastAsia="仿宋" w:cs="宋体"/>
          <w:spacing w:val="2"/>
          <w:sz w:val="24"/>
        </w:rPr>
        <w:t>、</w:t>
      </w:r>
      <w:r>
        <w:rPr>
          <w:rFonts w:hint="eastAsia" w:ascii="仿宋" w:hAnsi="仿宋" w:eastAsia="仿宋" w:cs="宋体"/>
          <w:spacing w:val="1"/>
          <w:sz w:val="24"/>
        </w:rPr>
        <w:t>设备</w:t>
      </w:r>
      <w:r>
        <w:rPr>
          <w:rFonts w:hint="eastAsia" w:ascii="仿宋" w:hAnsi="仿宋" w:eastAsia="仿宋" w:cs="宋体"/>
          <w:spacing w:val="2"/>
          <w:sz w:val="24"/>
        </w:rPr>
        <w:t>、</w:t>
      </w:r>
      <w:r>
        <w:rPr>
          <w:rFonts w:hint="eastAsia" w:ascii="仿宋" w:hAnsi="仿宋" w:eastAsia="仿宋" w:cs="宋体"/>
          <w:spacing w:val="1"/>
          <w:sz w:val="24"/>
        </w:rPr>
        <w:t>健身器材、汽车、住房</w:t>
      </w:r>
      <w:r>
        <w:rPr>
          <w:rFonts w:hint="eastAsia" w:ascii="仿宋" w:hAnsi="仿宋" w:eastAsia="仿宋" w:cs="宋体"/>
          <w:spacing w:val="6"/>
          <w:sz w:val="24"/>
        </w:rPr>
        <w:t>等实物</w:t>
      </w:r>
      <w:r>
        <w:rPr>
          <w:rFonts w:hint="eastAsia" w:ascii="仿宋" w:hAnsi="仿宋" w:eastAsia="仿宋" w:cs="宋体"/>
          <w:spacing w:val="7"/>
          <w:sz w:val="24"/>
        </w:rPr>
        <w:t>）</w:t>
      </w:r>
      <w:r>
        <w:rPr>
          <w:rFonts w:hint="eastAsia" w:ascii="仿宋" w:hAnsi="仿宋" w:eastAsia="仿宋" w:cs="宋体"/>
          <w:spacing w:val="6"/>
          <w:sz w:val="24"/>
        </w:rPr>
        <w:t>贿赂贵方项目人员和管</w:t>
      </w:r>
      <w:r>
        <w:rPr>
          <w:rFonts w:hint="eastAsia" w:ascii="仿宋" w:hAnsi="仿宋" w:eastAsia="仿宋" w:cs="宋体"/>
          <w:spacing w:val="5"/>
          <w:sz w:val="24"/>
        </w:rPr>
        <w:t>理人员</w:t>
      </w:r>
      <w:r>
        <w:rPr>
          <w:rFonts w:hint="eastAsia" w:ascii="仿宋" w:hAnsi="仿宋" w:eastAsia="仿宋" w:cs="宋体"/>
          <w:spacing w:val="7"/>
          <w:sz w:val="24"/>
        </w:rPr>
        <w:t>。</w:t>
      </w:r>
    </w:p>
    <w:p w14:paraId="091D73CD">
      <w:pPr>
        <w:adjustRightInd/>
        <w:snapToGrid/>
        <w:spacing w:before="0" w:beforeAutospacing="0" w:after="0" w:afterAutospacing="0" w:line="440" w:lineRule="exact"/>
        <w:ind w:left="37" w:right="11" w:firstLine="484" w:firstLineChars="200"/>
        <w:rPr>
          <w:rFonts w:ascii="仿宋" w:hAnsi="仿宋" w:eastAsia="仿宋" w:cs="宋体"/>
          <w:sz w:val="24"/>
        </w:rPr>
      </w:pPr>
      <w:r>
        <w:rPr>
          <w:rFonts w:hint="eastAsia" w:ascii="仿宋" w:hAnsi="仿宋" w:eastAsia="仿宋" w:cs="宋体"/>
          <w:spacing w:val="1"/>
          <w:sz w:val="24"/>
        </w:rPr>
        <w:t>（三</w:t>
      </w:r>
      <w:r>
        <w:rPr>
          <w:rFonts w:hint="eastAsia" w:ascii="仿宋" w:hAnsi="仿宋" w:eastAsia="仿宋" w:cs="宋体"/>
          <w:spacing w:val="2"/>
          <w:sz w:val="24"/>
        </w:rPr>
        <w:t>）</w:t>
      </w:r>
      <w:r>
        <w:rPr>
          <w:rFonts w:hint="eastAsia" w:ascii="仿宋" w:hAnsi="仿宋" w:eastAsia="仿宋" w:cs="宋体"/>
          <w:sz w:val="24"/>
        </w:rPr>
        <w:t xml:space="preserve"> </w:t>
      </w:r>
      <w:r>
        <w:rPr>
          <w:rFonts w:hint="eastAsia" w:ascii="仿宋" w:hAnsi="仿宋" w:eastAsia="仿宋" w:cs="宋体"/>
          <w:spacing w:val="1"/>
          <w:sz w:val="24"/>
        </w:rPr>
        <w:t>不以消费方式（包括娱乐消费</w:t>
      </w:r>
      <w:r>
        <w:rPr>
          <w:rFonts w:hint="eastAsia" w:ascii="仿宋" w:hAnsi="仿宋" w:eastAsia="仿宋" w:cs="宋体"/>
          <w:spacing w:val="2"/>
          <w:sz w:val="24"/>
        </w:rPr>
        <w:t>、</w:t>
      </w:r>
      <w:r>
        <w:rPr>
          <w:rFonts w:hint="eastAsia" w:ascii="仿宋" w:hAnsi="仿宋" w:eastAsia="仿宋" w:cs="宋体"/>
          <w:spacing w:val="1"/>
          <w:sz w:val="24"/>
        </w:rPr>
        <w:t>旅游</w:t>
      </w:r>
      <w:r>
        <w:rPr>
          <w:rFonts w:hint="eastAsia" w:ascii="仿宋" w:hAnsi="仿宋" w:eastAsia="仿宋" w:cs="宋体"/>
          <w:spacing w:val="2"/>
          <w:sz w:val="24"/>
        </w:rPr>
        <w:t>、</w:t>
      </w:r>
      <w:r>
        <w:rPr>
          <w:rFonts w:hint="eastAsia" w:ascii="仿宋" w:hAnsi="仿宋" w:eastAsia="仿宋" w:cs="宋体"/>
          <w:spacing w:val="1"/>
          <w:sz w:val="24"/>
        </w:rPr>
        <w:t>国内或国外考察等</w:t>
      </w:r>
      <w:r>
        <w:rPr>
          <w:rFonts w:hint="eastAsia" w:ascii="仿宋" w:hAnsi="仿宋" w:eastAsia="仿宋" w:cs="宋体"/>
          <w:spacing w:val="6"/>
          <w:sz w:val="24"/>
        </w:rPr>
        <w:t>方式</w:t>
      </w:r>
      <w:r>
        <w:rPr>
          <w:rFonts w:hint="eastAsia" w:ascii="仿宋" w:hAnsi="仿宋" w:eastAsia="仿宋" w:cs="宋体"/>
          <w:spacing w:val="7"/>
          <w:sz w:val="24"/>
        </w:rPr>
        <w:t>）</w:t>
      </w:r>
      <w:r>
        <w:rPr>
          <w:rFonts w:hint="eastAsia" w:ascii="仿宋" w:hAnsi="仿宋" w:eastAsia="仿宋" w:cs="宋体"/>
          <w:spacing w:val="6"/>
          <w:sz w:val="24"/>
        </w:rPr>
        <w:t>贿赂贵方项目人员和管理</w:t>
      </w:r>
      <w:r>
        <w:rPr>
          <w:rFonts w:hint="eastAsia" w:ascii="仿宋" w:hAnsi="仿宋" w:eastAsia="仿宋" w:cs="宋体"/>
          <w:spacing w:val="5"/>
          <w:sz w:val="24"/>
        </w:rPr>
        <w:t>人员</w:t>
      </w:r>
      <w:r>
        <w:rPr>
          <w:rFonts w:hint="eastAsia" w:ascii="仿宋" w:hAnsi="仿宋" w:eastAsia="仿宋" w:cs="宋体"/>
          <w:spacing w:val="7"/>
          <w:sz w:val="24"/>
        </w:rPr>
        <w:t>。</w:t>
      </w:r>
    </w:p>
    <w:p w14:paraId="49F02683">
      <w:pPr>
        <w:adjustRightInd/>
        <w:snapToGrid/>
        <w:spacing w:before="0" w:beforeAutospacing="0" w:after="0" w:afterAutospacing="0" w:line="440" w:lineRule="exact"/>
        <w:ind w:left="29" w:right="10" w:firstLine="488" w:firstLineChars="200"/>
        <w:rPr>
          <w:rFonts w:ascii="仿宋" w:hAnsi="仿宋" w:eastAsia="仿宋" w:cs="宋体"/>
          <w:sz w:val="24"/>
        </w:rPr>
      </w:pPr>
      <w:r>
        <w:rPr>
          <w:rFonts w:hint="eastAsia" w:ascii="仿宋" w:hAnsi="仿宋" w:eastAsia="仿宋" w:cs="宋体"/>
          <w:spacing w:val="2"/>
          <w:sz w:val="24"/>
        </w:rPr>
        <w:t>（</w:t>
      </w:r>
      <w:r>
        <w:rPr>
          <w:rFonts w:hint="eastAsia" w:ascii="仿宋" w:hAnsi="仿宋" w:eastAsia="仿宋" w:cs="宋体"/>
          <w:spacing w:val="1"/>
          <w:sz w:val="24"/>
        </w:rPr>
        <w:t>四</w:t>
      </w:r>
      <w:r>
        <w:rPr>
          <w:rFonts w:hint="eastAsia" w:ascii="仿宋" w:hAnsi="仿宋" w:eastAsia="仿宋" w:cs="宋体"/>
          <w:spacing w:val="2"/>
          <w:sz w:val="24"/>
        </w:rPr>
        <w:t>）</w:t>
      </w:r>
      <w:r>
        <w:rPr>
          <w:rFonts w:hint="eastAsia" w:ascii="仿宋" w:hAnsi="仿宋" w:eastAsia="仿宋" w:cs="宋体"/>
          <w:sz w:val="24"/>
        </w:rPr>
        <w:t xml:space="preserve"> </w:t>
      </w:r>
      <w:r>
        <w:rPr>
          <w:rFonts w:hint="eastAsia" w:ascii="仿宋" w:hAnsi="仿宋" w:eastAsia="仿宋" w:cs="宋体"/>
          <w:spacing w:val="1"/>
          <w:sz w:val="24"/>
        </w:rPr>
        <w:t>不以其他任何方式（包括以朋友名义提供各种好处</w:t>
      </w:r>
      <w:r>
        <w:rPr>
          <w:rFonts w:hint="eastAsia" w:ascii="仿宋" w:hAnsi="仿宋" w:eastAsia="仿宋" w:cs="宋体"/>
          <w:spacing w:val="2"/>
          <w:sz w:val="24"/>
        </w:rPr>
        <w:t>、</w:t>
      </w:r>
      <w:r>
        <w:rPr>
          <w:rFonts w:hint="eastAsia" w:ascii="仿宋" w:hAnsi="仿宋" w:eastAsia="仿宋" w:cs="宋体"/>
          <w:spacing w:val="1"/>
          <w:sz w:val="24"/>
        </w:rPr>
        <w:t>活动</w:t>
      </w:r>
      <w:r>
        <w:rPr>
          <w:rFonts w:hint="eastAsia" w:ascii="仿宋" w:hAnsi="仿宋" w:eastAsia="仿宋" w:cs="宋体"/>
          <w:spacing w:val="2"/>
          <w:sz w:val="24"/>
        </w:rPr>
        <w:t>抽奖</w:t>
      </w:r>
      <w:r>
        <w:rPr>
          <w:rFonts w:hint="eastAsia" w:ascii="仿宋" w:hAnsi="仿宋" w:eastAsia="仿宋" w:cs="宋体"/>
          <w:spacing w:val="3"/>
          <w:sz w:val="24"/>
        </w:rPr>
        <w:t>、</w:t>
      </w:r>
      <w:r>
        <w:rPr>
          <w:rFonts w:hint="eastAsia" w:ascii="仿宋" w:hAnsi="仿宋" w:eastAsia="仿宋" w:cs="宋体"/>
          <w:spacing w:val="2"/>
          <w:sz w:val="24"/>
        </w:rPr>
        <w:t>打牌中故意输钱</w:t>
      </w:r>
      <w:r>
        <w:rPr>
          <w:rFonts w:hint="eastAsia" w:ascii="仿宋" w:hAnsi="仿宋" w:eastAsia="仿宋" w:cs="宋体"/>
          <w:spacing w:val="3"/>
          <w:sz w:val="24"/>
        </w:rPr>
        <w:t>、</w:t>
      </w:r>
      <w:r>
        <w:rPr>
          <w:rFonts w:hint="eastAsia" w:ascii="仿宋" w:hAnsi="仿宋" w:eastAsia="仿宋" w:cs="宋体"/>
          <w:spacing w:val="2"/>
          <w:sz w:val="24"/>
        </w:rPr>
        <w:t>性贿赂等方式</w:t>
      </w:r>
      <w:r>
        <w:rPr>
          <w:rFonts w:hint="eastAsia" w:ascii="仿宋" w:hAnsi="仿宋" w:eastAsia="仿宋" w:cs="宋体"/>
          <w:spacing w:val="3"/>
          <w:sz w:val="24"/>
        </w:rPr>
        <w:t>）</w:t>
      </w:r>
      <w:r>
        <w:rPr>
          <w:rFonts w:hint="eastAsia" w:ascii="仿宋" w:hAnsi="仿宋" w:eastAsia="仿宋" w:cs="宋体"/>
          <w:spacing w:val="2"/>
          <w:sz w:val="24"/>
        </w:rPr>
        <w:t>贿赂贵方项目</w:t>
      </w:r>
      <w:r>
        <w:rPr>
          <w:rFonts w:hint="eastAsia" w:ascii="仿宋" w:hAnsi="仿宋" w:eastAsia="仿宋" w:cs="宋体"/>
          <w:spacing w:val="1"/>
          <w:sz w:val="24"/>
        </w:rPr>
        <w:t>和管理人</w:t>
      </w:r>
      <w:r>
        <w:rPr>
          <w:rFonts w:hint="eastAsia" w:ascii="仿宋" w:hAnsi="仿宋" w:eastAsia="仿宋" w:cs="宋体"/>
          <w:sz w:val="24"/>
        </w:rPr>
        <w:t>员</w:t>
      </w:r>
      <w:r>
        <w:rPr>
          <w:rFonts w:hint="eastAsia" w:ascii="仿宋" w:hAnsi="仿宋" w:eastAsia="仿宋" w:cs="宋体"/>
          <w:spacing w:val="-20"/>
          <w:sz w:val="24"/>
        </w:rPr>
        <w:t>。</w:t>
      </w:r>
    </w:p>
    <w:p w14:paraId="1D023B6B">
      <w:pPr>
        <w:adjustRightInd/>
        <w:snapToGrid/>
        <w:spacing w:before="0" w:beforeAutospacing="0" w:after="0" w:afterAutospacing="0" w:line="440" w:lineRule="exact"/>
        <w:ind w:firstLine="480" w:firstLineChars="200"/>
        <w:rPr>
          <w:rFonts w:ascii="仿宋" w:hAnsi="仿宋" w:eastAsia="仿宋" w:cs="宋体"/>
          <w:sz w:val="24"/>
        </w:rPr>
      </w:pPr>
      <w:r>
        <w:rPr>
          <w:rFonts w:hint="eastAsia" w:ascii="仿宋" w:hAnsi="仿宋" w:eastAsia="仿宋" w:cs="宋体"/>
          <w:sz w:val="24"/>
        </w:rPr>
        <w:t>二</w:t>
      </w:r>
      <w:r>
        <w:rPr>
          <w:rFonts w:hint="eastAsia" w:ascii="仿宋" w:hAnsi="仿宋" w:eastAsia="仿宋" w:cs="宋体"/>
          <w:spacing w:val="-1"/>
          <w:sz w:val="24"/>
        </w:rPr>
        <w:t>、</w:t>
      </w:r>
      <w:r>
        <w:rPr>
          <w:rFonts w:hint="eastAsia" w:ascii="仿宋" w:hAnsi="仿宋" w:eastAsia="仿宋" w:cs="宋体"/>
          <w:sz w:val="24"/>
        </w:rPr>
        <w:t>如违反以上任一承诺，同意贵方解除合同并将我方列入供应商黑名单，</w:t>
      </w:r>
      <w:r>
        <w:rPr>
          <w:rFonts w:hint="eastAsia" w:ascii="仿宋" w:hAnsi="仿宋" w:eastAsia="仿宋" w:cs="宋体"/>
          <w:spacing w:val="-43"/>
          <w:sz w:val="24"/>
        </w:rPr>
        <w:t xml:space="preserve"> </w:t>
      </w:r>
      <w:r>
        <w:rPr>
          <w:rFonts w:hint="eastAsia" w:ascii="仿宋" w:hAnsi="仿宋" w:eastAsia="仿宋" w:cs="宋体"/>
          <w:sz w:val="24"/>
        </w:rPr>
        <w:t>由此造成的损失由我方承担及赔偿，触犯法律</w:t>
      </w:r>
      <w:r>
        <w:rPr>
          <w:rFonts w:hint="eastAsia" w:ascii="仿宋" w:hAnsi="仿宋" w:eastAsia="仿宋" w:cs="宋体"/>
          <w:spacing w:val="4"/>
          <w:sz w:val="24"/>
        </w:rPr>
        <w:t>承担相应的法律责</w:t>
      </w:r>
      <w:r>
        <w:rPr>
          <w:rFonts w:hint="eastAsia" w:ascii="仿宋" w:hAnsi="仿宋" w:eastAsia="仿宋" w:cs="宋体"/>
          <w:spacing w:val="3"/>
          <w:sz w:val="24"/>
        </w:rPr>
        <w:t>任</w:t>
      </w:r>
      <w:r>
        <w:rPr>
          <w:rFonts w:hint="eastAsia" w:ascii="仿宋" w:hAnsi="仿宋" w:eastAsia="仿宋" w:cs="宋体"/>
          <w:spacing w:val="5"/>
          <w:sz w:val="24"/>
        </w:rPr>
        <w:t>。</w:t>
      </w:r>
    </w:p>
    <w:p w14:paraId="79AE4AD0">
      <w:pPr>
        <w:adjustRightInd/>
        <w:snapToGrid/>
        <w:spacing w:before="0" w:beforeAutospacing="0" w:after="0" w:afterAutospacing="0" w:line="440" w:lineRule="exact"/>
        <w:ind w:left="38" w:right="10" w:firstLine="484" w:firstLineChars="200"/>
        <w:rPr>
          <w:rFonts w:ascii="仿宋" w:hAnsi="仿宋" w:eastAsia="仿宋" w:cs="宋体"/>
          <w:color w:val="0000FF"/>
          <w:spacing w:val="-28"/>
          <w:sz w:val="24"/>
          <w:u w:val="single"/>
        </w:rPr>
      </w:pPr>
      <w:r>
        <w:rPr>
          <w:rFonts w:hint="eastAsia" w:ascii="仿宋" w:hAnsi="仿宋" w:eastAsia="仿宋" w:cs="宋体"/>
          <w:spacing w:val="1"/>
          <w:sz w:val="24"/>
        </w:rPr>
        <w:t>三</w:t>
      </w:r>
      <w:r>
        <w:rPr>
          <w:rFonts w:hint="eastAsia" w:ascii="仿宋" w:hAnsi="仿宋" w:eastAsia="仿宋" w:cs="宋体"/>
          <w:spacing w:val="2"/>
          <w:sz w:val="24"/>
        </w:rPr>
        <w:t>、</w:t>
      </w:r>
      <w:r>
        <w:rPr>
          <w:rFonts w:hint="eastAsia" w:ascii="仿宋" w:hAnsi="仿宋" w:eastAsia="仿宋" w:cs="宋体"/>
          <w:spacing w:val="1"/>
          <w:sz w:val="24"/>
        </w:rPr>
        <w:t>如贵方人员向我方索取好处或贿赂，我方将及时向贵方纪检</w:t>
      </w:r>
      <w:r>
        <w:rPr>
          <w:rFonts w:hint="eastAsia" w:ascii="仿宋" w:hAnsi="仿宋" w:eastAsia="仿宋" w:cs="宋体"/>
          <w:spacing w:val="6"/>
          <w:sz w:val="24"/>
        </w:rPr>
        <w:t>监察部门或上级纪</w:t>
      </w:r>
      <w:r>
        <w:rPr>
          <w:rFonts w:hint="eastAsia" w:ascii="仿宋" w:hAnsi="仿宋" w:eastAsia="仿宋" w:cs="宋体"/>
          <w:spacing w:val="5"/>
          <w:sz w:val="24"/>
        </w:rPr>
        <w:t>检监察机构投诉</w:t>
      </w:r>
      <w:r>
        <w:rPr>
          <w:rFonts w:hint="eastAsia" w:ascii="仿宋" w:hAnsi="仿宋" w:eastAsia="仿宋" w:cs="宋体"/>
          <w:spacing w:val="6"/>
          <w:sz w:val="24"/>
        </w:rPr>
        <w:t>,投诉电话：0571-87260775；</w:t>
      </w:r>
      <w:r>
        <w:rPr>
          <w:rFonts w:hint="eastAsia" w:ascii="仿宋" w:hAnsi="仿宋" w:eastAsia="仿宋" w:cs="宋体"/>
          <w:sz w:val="24"/>
        </w:rPr>
        <w:t>投诉邮箱</w:t>
      </w:r>
      <w:r>
        <w:rPr>
          <w:rFonts w:hint="eastAsia" w:ascii="仿宋" w:hAnsi="仿宋" w:eastAsia="仿宋" w:cs="宋体"/>
          <w:spacing w:val="-28"/>
          <w:sz w:val="24"/>
        </w:rPr>
        <w:t>：xfjb@zjrcu.com。</w:t>
      </w:r>
    </w:p>
    <w:p w14:paraId="2E7910B0">
      <w:pPr>
        <w:adjustRightInd/>
        <w:snapToGrid/>
        <w:spacing w:before="0" w:beforeAutospacing="0" w:after="0" w:afterAutospacing="0" w:line="440" w:lineRule="exact"/>
        <w:ind w:firstLine="480" w:firstLineChars="200"/>
        <w:rPr>
          <w:rFonts w:ascii="仿宋" w:hAnsi="仿宋" w:eastAsia="仿宋" w:cs="宋体"/>
          <w:sz w:val="24"/>
          <w:u w:val="single"/>
        </w:rPr>
      </w:pPr>
    </w:p>
    <w:p w14:paraId="758204FA">
      <w:pPr>
        <w:adjustRightInd/>
        <w:snapToGrid/>
        <w:spacing w:before="0" w:beforeAutospacing="0" w:after="0" w:afterAutospacing="0" w:line="440" w:lineRule="exact"/>
        <w:ind w:firstLine="480" w:firstLineChars="200"/>
        <w:rPr>
          <w:rFonts w:ascii="仿宋" w:hAnsi="仿宋" w:eastAsia="仿宋" w:cs="宋体"/>
          <w:sz w:val="24"/>
          <w:u w:val="single"/>
        </w:rPr>
      </w:pPr>
    </w:p>
    <w:p w14:paraId="1805F13F">
      <w:pPr>
        <w:adjustRightInd/>
        <w:snapToGrid/>
        <w:spacing w:before="0" w:beforeAutospacing="0" w:after="0" w:afterAutospacing="0" w:line="440" w:lineRule="exact"/>
        <w:ind w:firstLine="480" w:firstLineChars="200"/>
        <w:rPr>
          <w:rFonts w:ascii="仿宋" w:hAnsi="仿宋" w:eastAsia="仿宋" w:cs="宋体"/>
          <w:sz w:val="24"/>
        </w:rPr>
      </w:pPr>
      <w:r>
        <w:rPr>
          <w:rFonts w:hint="eastAsia" w:ascii="仿宋" w:hAnsi="仿宋" w:eastAsia="仿宋" w:cs="宋体"/>
          <w:sz w:val="24"/>
          <w:u w:val="single"/>
        </w:rPr>
        <w:t xml:space="preserve">                     </w:t>
      </w:r>
      <w:r>
        <w:rPr>
          <w:rFonts w:hint="eastAsia" w:ascii="仿宋" w:hAnsi="仿宋" w:eastAsia="仿宋" w:cs="宋体"/>
          <w:sz w:val="24"/>
        </w:rPr>
        <w:t>（加盖单位公章）：</w:t>
      </w:r>
    </w:p>
    <w:p w14:paraId="3704AC45">
      <w:pPr>
        <w:adjustRightInd/>
        <w:snapToGrid/>
        <w:spacing w:before="0" w:beforeAutospacing="0" w:after="0" w:afterAutospacing="0" w:line="440" w:lineRule="exact"/>
        <w:ind w:firstLine="480" w:firstLineChars="200"/>
        <w:jc w:val="center"/>
        <w:rPr>
          <w:rFonts w:ascii="仿宋" w:hAnsi="仿宋" w:eastAsia="仿宋" w:cs="宋体"/>
          <w:sz w:val="24"/>
        </w:rPr>
      </w:pPr>
      <w:r>
        <w:rPr>
          <w:rFonts w:hint="eastAsia" w:ascii="仿宋" w:hAnsi="仿宋" w:eastAsia="仿宋" w:cs="宋体"/>
          <w:sz w:val="24"/>
        </w:rPr>
        <w:t xml:space="preserve">  法人代表人或授权代理人（签字或盖章）：      </w:t>
      </w:r>
    </w:p>
    <w:p w14:paraId="49519740">
      <w:pPr>
        <w:ind w:firstLine="420" w:firstLineChars="200"/>
      </w:pPr>
    </w:p>
    <w:p w14:paraId="5178F17F">
      <w:pPr>
        <w:ind w:firstLine="420" w:firstLineChars="200"/>
      </w:pPr>
    </w:p>
    <w:p w14:paraId="02252596">
      <w:pPr>
        <w:ind w:firstLine="420" w:firstLineChars="200"/>
      </w:pPr>
    </w:p>
    <w:p w14:paraId="0EAE9F28">
      <w:pPr>
        <w:ind w:firstLine="420" w:firstLineChars="200"/>
      </w:pPr>
    </w:p>
    <w:p w14:paraId="2FB0A6A2">
      <w:pPr>
        <w:ind w:firstLine="420" w:firstLineChars="200"/>
      </w:pPr>
    </w:p>
    <w:p w14:paraId="7254647C">
      <w:pPr>
        <w:ind w:firstLine="420" w:firstLineChars="200"/>
      </w:pPr>
    </w:p>
    <w:p w14:paraId="7943845A">
      <w:pPr>
        <w:ind w:firstLine="420" w:firstLineChars="200"/>
      </w:pPr>
    </w:p>
    <w:p w14:paraId="50AF65E0">
      <w:pPr>
        <w:keepNext/>
        <w:keepLines/>
        <w:adjustRightInd/>
        <w:snapToGrid/>
        <w:spacing w:before="0" w:beforeAutospacing="0" w:after="0" w:afterAutospacing="0" w:line="400" w:lineRule="exact"/>
        <w:outlineLvl w:val="2"/>
        <w:rPr>
          <w:rFonts w:ascii="Times New Roman" w:hAnsi="Times New Roman" w:eastAsia="黑体" w:cs="Times New Roman"/>
          <w:bCs/>
          <w:kern w:val="0"/>
          <w:sz w:val="28"/>
          <w:szCs w:val="28"/>
          <w:lang w:val="zh-CN"/>
        </w:rPr>
      </w:pPr>
      <w:r>
        <w:rPr>
          <w:rFonts w:hint="eastAsia" w:ascii="Times New Roman" w:hAnsi="Times New Roman" w:eastAsia="黑体" w:cs="Times New Roman"/>
          <w:bCs/>
          <w:kern w:val="0"/>
          <w:sz w:val="28"/>
          <w:szCs w:val="28"/>
          <w:lang w:val="zh-CN"/>
        </w:rPr>
        <w:t>附件六</w:t>
      </w:r>
    </w:p>
    <w:p w14:paraId="2695DD7A">
      <w:pPr>
        <w:spacing w:before="0" w:beforeAutospacing="0" w:after="0" w:afterAutospacing="0" w:line="440" w:lineRule="exact"/>
        <w:ind w:firstLine="721" w:firstLineChars="200"/>
        <w:jc w:val="center"/>
        <w:rPr>
          <w:rFonts w:ascii="仿宋" w:hAnsi="仿宋" w:eastAsia="仿宋" w:cs="Times New Roman"/>
          <w:b/>
          <w:sz w:val="36"/>
          <w:szCs w:val="36"/>
        </w:rPr>
      </w:pPr>
      <w:r>
        <w:rPr>
          <w:rFonts w:hint="eastAsia" w:ascii="仿宋" w:hAnsi="仿宋" w:eastAsia="仿宋" w:cs="Times New Roman"/>
          <w:b/>
          <w:sz w:val="36"/>
          <w:szCs w:val="36"/>
        </w:rPr>
        <w:t>购买</w:t>
      </w:r>
      <w:r>
        <w:rPr>
          <w:rFonts w:ascii="仿宋" w:hAnsi="仿宋" w:eastAsia="仿宋" w:cs="Times New Roman"/>
          <w:b/>
          <w:sz w:val="36"/>
          <w:szCs w:val="36"/>
        </w:rPr>
        <w:t>/使用腾讯云境外服务附录</w:t>
      </w:r>
    </w:p>
    <w:p w14:paraId="5FA2B040">
      <w:pPr>
        <w:spacing w:before="0" w:beforeAutospacing="0" w:after="0" w:afterAutospacing="0" w:line="440" w:lineRule="exact"/>
        <w:rPr>
          <w:rFonts w:ascii="微软雅黑 Light" w:hAnsi="微软雅黑 Light" w:eastAsia="微软雅黑 Light"/>
          <w:szCs w:val="21"/>
        </w:rPr>
      </w:pPr>
      <w:r>
        <w:rPr>
          <w:rFonts w:hint="eastAsia" w:ascii="微软雅黑 Light" w:hAnsi="微软雅黑 Light" w:eastAsia="微软雅黑 Light"/>
          <w:szCs w:val="21"/>
        </w:rPr>
        <w:t xml:space="preserve">如果甲方希望购买\使用到境外国家和地区的服务，则本采购合同以及本附录条款（以下统称为 </w:t>
      </w:r>
      <w:r>
        <w:rPr>
          <w:rFonts w:ascii="微软雅黑 Light" w:hAnsi="微软雅黑 Light" w:eastAsia="微软雅黑 Light"/>
          <w:szCs w:val="21"/>
        </w:rPr>
        <w:t>”</w:t>
      </w:r>
      <w:r>
        <w:rPr>
          <w:rFonts w:hint="eastAsia" w:ascii="微软雅黑 Light" w:hAnsi="微软雅黑 Light" w:eastAsia="微软雅黑 Light"/>
          <w:szCs w:val="21"/>
        </w:rPr>
        <w:t>本协议“）是腾讯云与甲方，就甲方使用腾讯云境外服务的相关事项签订的合同。本附录中使用但未定义的任何术语应具有本采购合同所赋予的含义。</w:t>
      </w:r>
    </w:p>
    <w:p w14:paraId="7F506595">
      <w:pPr>
        <w:spacing w:before="0" w:beforeAutospacing="0" w:after="0" w:afterAutospacing="0" w:line="440" w:lineRule="exact"/>
        <w:rPr>
          <w:rFonts w:ascii="微软雅黑 Light" w:hAnsi="微软雅黑 Light" w:eastAsia="微软雅黑 Light"/>
          <w:szCs w:val="21"/>
          <w:lang w:val="en-SG"/>
        </w:rPr>
      </w:pPr>
      <w:r>
        <w:rPr>
          <w:rFonts w:hint="eastAsia" w:ascii="微软雅黑 Light" w:hAnsi="微软雅黑 Light" w:eastAsia="微软雅黑 Light"/>
          <w:szCs w:val="21"/>
          <w:lang w:val="en-SG"/>
        </w:rPr>
        <w:t>本附录作为</w:t>
      </w:r>
      <w:r>
        <w:rPr>
          <w:rFonts w:hint="eastAsia" w:ascii="微软雅黑 Light" w:hAnsi="微软雅黑 Light" w:eastAsia="微软雅黑 Light"/>
          <w:szCs w:val="21"/>
        </w:rPr>
        <w:t>本采购合同</w:t>
      </w:r>
      <w:r>
        <w:rPr>
          <w:rFonts w:hint="eastAsia" w:ascii="微软雅黑 Light" w:hAnsi="微软雅黑 Light" w:eastAsia="微软雅黑 Light"/>
          <w:szCs w:val="21"/>
          <w:lang w:val="en-SG"/>
        </w:rPr>
        <w:t>的附属协议，具有与</w:t>
      </w:r>
      <w:r>
        <w:rPr>
          <w:rFonts w:hint="eastAsia" w:ascii="微软雅黑 Light" w:hAnsi="微软雅黑 Light" w:eastAsia="微软雅黑 Light"/>
          <w:szCs w:val="21"/>
        </w:rPr>
        <w:t>本采购合同</w:t>
      </w:r>
      <w:r>
        <w:rPr>
          <w:rFonts w:hint="eastAsia" w:ascii="微软雅黑 Light" w:hAnsi="微软雅黑 Light" w:eastAsia="微软雅黑 Light"/>
          <w:szCs w:val="21"/>
          <w:lang w:val="en-SG"/>
        </w:rPr>
        <w:t>同等效力。本附录未约定事项，甲方应遵守本采购合同的相关约定。若本附录与本采购合同中的条款相冲突或不一致，则以本附录为准。</w:t>
      </w:r>
    </w:p>
    <w:p w14:paraId="4A55F944">
      <w:pPr>
        <w:spacing w:before="0" w:beforeAutospacing="0" w:after="0" w:afterAutospacing="0" w:line="440" w:lineRule="exact"/>
        <w:rPr>
          <w:rFonts w:ascii="微软雅黑 Light" w:hAnsi="微软雅黑 Light" w:eastAsia="微软雅黑 Light" w:cs="宋体"/>
          <w:b/>
          <w:bCs/>
          <w:color w:val="000000"/>
          <w:kern w:val="0"/>
          <w:szCs w:val="21"/>
          <w:lang w:val="en-SG"/>
        </w:rPr>
      </w:pPr>
      <w:r>
        <w:rPr>
          <w:rFonts w:ascii="微软雅黑 Light" w:hAnsi="微软雅黑 Light" w:eastAsia="微软雅黑 Light" w:cs="宋体"/>
          <w:b/>
          <w:bCs/>
          <w:color w:val="000000"/>
          <w:kern w:val="0"/>
          <w:szCs w:val="21"/>
          <w:lang w:val="en-SG"/>
        </w:rPr>
        <w:t>第一条 适用范围</w:t>
      </w:r>
    </w:p>
    <w:p w14:paraId="5F489485">
      <w:pPr>
        <w:spacing w:before="0" w:beforeAutospacing="0" w:after="0" w:afterAutospacing="0" w:line="440" w:lineRule="exact"/>
        <w:rPr>
          <w:rFonts w:ascii="微软雅黑 Light" w:hAnsi="微软雅黑 Light" w:eastAsia="微软雅黑 Light" w:cs="宋体"/>
          <w:bCs/>
          <w:color w:val="000000"/>
          <w:kern w:val="0"/>
          <w:szCs w:val="21"/>
          <w:lang w:val="en-SG"/>
        </w:rPr>
      </w:pPr>
      <w:r>
        <w:rPr>
          <w:rFonts w:ascii="微软雅黑 Light" w:hAnsi="微软雅黑 Light" w:eastAsia="微软雅黑 Light" w:cs="宋体"/>
          <w:bCs/>
          <w:color w:val="000000"/>
          <w:kern w:val="0"/>
          <w:szCs w:val="21"/>
          <w:lang w:val="en-SG"/>
        </w:rPr>
        <w:t>1.1 本</w:t>
      </w:r>
      <w:r>
        <w:rPr>
          <w:rFonts w:hint="eastAsia" w:ascii="微软雅黑 Light" w:hAnsi="微软雅黑 Light" w:eastAsia="微软雅黑 Light" w:cs="宋体"/>
          <w:bCs/>
          <w:color w:val="000000"/>
          <w:kern w:val="0"/>
          <w:szCs w:val="21"/>
          <w:lang w:val="en-SG"/>
        </w:rPr>
        <w:t>附录</w:t>
      </w:r>
      <w:r>
        <w:rPr>
          <w:rFonts w:ascii="微软雅黑 Light" w:hAnsi="微软雅黑 Light" w:eastAsia="微软雅黑 Light" w:cs="宋体"/>
          <w:bCs/>
          <w:color w:val="000000"/>
          <w:kern w:val="0"/>
          <w:szCs w:val="21"/>
          <w:lang w:val="en-SG"/>
        </w:rPr>
        <w:t>适用于</w:t>
      </w:r>
      <w:r>
        <w:rPr>
          <w:rFonts w:hint="eastAsia" w:ascii="微软雅黑 Light" w:hAnsi="微软雅黑 Light" w:eastAsia="微软雅黑 Light" w:cs="宋体"/>
          <w:bCs/>
          <w:color w:val="000000"/>
          <w:kern w:val="0"/>
          <w:szCs w:val="21"/>
          <w:lang w:val="en-SG"/>
        </w:rPr>
        <w:t>甲方购买</w:t>
      </w:r>
      <w:r>
        <w:rPr>
          <w:rFonts w:ascii="微软雅黑 Light" w:hAnsi="微软雅黑 Light" w:eastAsia="微软雅黑 Light" w:cs="宋体"/>
          <w:bCs/>
          <w:color w:val="000000"/>
          <w:kern w:val="0"/>
          <w:szCs w:val="21"/>
          <w:lang w:val="en-SG"/>
        </w:rPr>
        <w:t>\使用境外（为本</w:t>
      </w:r>
      <w:r>
        <w:rPr>
          <w:rFonts w:hint="eastAsia" w:ascii="微软雅黑 Light" w:hAnsi="微软雅黑 Light" w:eastAsia="微软雅黑 Light" w:cs="宋体"/>
          <w:bCs/>
          <w:color w:val="000000"/>
          <w:kern w:val="0"/>
          <w:szCs w:val="21"/>
          <w:lang w:val="en-SG"/>
        </w:rPr>
        <w:t>附录</w:t>
      </w:r>
      <w:r>
        <w:rPr>
          <w:rFonts w:ascii="微软雅黑 Light" w:hAnsi="微软雅黑 Light" w:eastAsia="微软雅黑 Light" w:cs="宋体"/>
          <w:bCs/>
          <w:color w:val="000000"/>
          <w:kern w:val="0"/>
          <w:szCs w:val="21"/>
          <w:lang w:val="en-SG"/>
        </w:rPr>
        <w:t>之目的，“境外”系指中国大陆以外的国家或地区，包括但不限于中国香港、中国澳门等腾讯云官网展示的可用服务地域）</w:t>
      </w:r>
      <w:r>
        <w:rPr>
          <w:rFonts w:hint="eastAsia" w:ascii="微软雅黑 Light" w:hAnsi="微软雅黑 Light" w:eastAsia="微软雅黑 Light" w:cs="宋体"/>
          <w:bCs/>
          <w:color w:val="000000"/>
          <w:kern w:val="0"/>
          <w:szCs w:val="21"/>
          <w:lang w:val="en-SG"/>
        </w:rPr>
        <w:t>腾讯</w:t>
      </w:r>
      <w:r>
        <w:rPr>
          <w:rFonts w:ascii="微软雅黑 Light" w:hAnsi="微软雅黑 Light" w:eastAsia="微软雅黑 Light" w:cs="宋体"/>
          <w:bCs/>
          <w:color w:val="000000"/>
          <w:kern w:val="0"/>
          <w:szCs w:val="21"/>
          <w:lang w:val="en-SG"/>
        </w:rPr>
        <w:t>云服务场景；在此场景下，</w:t>
      </w:r>
      <w:r>
        <w:rPr>
          <w:rFonts w:hint="eastAsia" w:ascii="微软雅黑 Light" w:hAnsi="微软雅黑 Light" w:eastAsia="微软雅黑 Light" w:cs="宋体"/>
          <w:bCs/>
          <w:color w:val="000000"/>
          <w:kern w:val="0"/>
          <w:szCs w:val="21"/>
          <w:lang w:val="en-SG"/>
        </w:rPr>
        <w:t>甲方</w:t>
      </w:r>
      <w:r>
        <w:rPr>
          <w:rFonts w:ascii="微软雅黑 Light" w:hAnsi="微软雅黑 Light" w:eastAsia="微软雅黑 Light" w:cs="宋体"/>
          <w:bCs/>
          <w:color w:val="000000"/>
          <w:kern w:val="0"/>
          <w:szCs w:val="21"/>
          <w:lang w:val="en-SG"/>
        </w:rPr>
        <w:t>除应当严格遵守</w:t>
      </w:r>
      <w:r>
        <w:rPr>
          <w:rFonts w:hint="eastAsia" w:ascii="微软雅黑 Light" w:hAnsi="微软雅黑 Light" w:eastAsia="微软雅黑 Light"/>
          <w:szCs w:val="21"/>
        </w:rPr>
        <w:t>本采购合同</w:t>
      </w:r>
      <w:r>
        <w:rPr>
          <w:rFonts w:ascii="微软雅黑 Light" w:hAnsi="微软雅黑 Light" w:eastAsia="微软雅黑 Light" w:cs="宋体"/>
          <w:bCs/>
          <w:color w:val="000000"/>
          <w:kern w:val="0"/>
          <w:szCs w:val="21"/>
          <w:lang w:val="en-SG"/>
        </w:rPr>
        <w:t>约定内容外，还应当遵守本</w:t>
      </w:r>
      <w:r>
        <w:rPr>
          <w:rFonts w:hint="eastAsia" w:ascii="微软雅黑 Light" w:hAnsi="微软雅黑 Light" w:eastAsia="微软雅黑 Light" w:cs="宋体"/>
          <w:bCs/>
          <w:color w:val="000000"/>
          <w:kern w:val="0"/>
          <w:szCs w:val="21"/>
          <w:lang w:val="en-SG"/>
        </w:rPr>
        <w:t>附录</w:t>
      </w:r>
      <w:r>
        <w:rPr>
          <w:rFonts w:ascii="微软雅黑 Light" w:hAnsi="微软雅黑 Light" w:eastAsia="微软雅黑 Light" w:cs="宋体"/>
          <w:bCs/>
          <w:color w:val="000000"/>
          <w:kern w:val="0"/>
          <w:szCs w:val="21"/>
          <w:lang w:val="en-SG"/>
        </w:rPr>
        <w:t>的内容。</w:t>
      </w:r>
    </w:p>
    <w:p w14:paraId="7E76A4F4">
      <w:pPr>
        <w:spacing w:before="0" w:beforeAutospacing="0" w:after="0" w:afterAutospacing="0" w:line="440" w:lineRule="exact"/>
        <w:rPr>
          <w:rFonts w:ascii="微软雅黑 Light" w:hAnsi="微软雅黑 Light" w:eastAsia="微软雅黑 Light" w:cs="宋体"/>
          <w:bCs/>
          <w:color w:val="000000"/>
          <w:kern w:val="0"/>
          <w:szCs w:val="21"/>
          <w:lang w:val="en-SG"/>
        </w:rPr>
      </w:pPr>
      <w:r>
        <w:rPr>
          <w:rFonts w:ascii="微软雅黑 Light" w:hAnsi="微软雅黑 Light" w:eastAsia="微软雅黑 Light" w:cs="宋体"/>
          <w:bCs/>
          <w:color w:val="000000"/>
          <w:kern w:val="0"/>
          <w:szCs w:val="21"/>
          <w:lang w:val="en-SG"/>
        </w:rPr>
        <w:t>1.2 当</w:t>
      </w:r>
      <w:r>
        <w:rPr>
          <w:rFonts w:hint="eastAsia" w:ascii="微软雅黑 Light" w:hAnsi="微软雅黑 Light" w:eastAsia="微软雅黑 Light" w:cs="宋体"/>
          <w:bCs/>
          <w:color w:val="000000"/>
          <w:kern w:val="0"/>
          <w:szCs w:val="21"/>
          <w:lang w:val="en-SG"/>
        </w:rPr>
        <w:t>甲方</w:t>
      </w:r>
      <w:r>
        <w:rPr>
          <w:rFonts w:ascii="微软雅黑 Light" w:hAnsi="微软雅黑 Light" w:eastAsia="微软雅黑 Light" w:cs="宋体"/>
          <w:bCs/>
          <w:color w:val="000000"/>
          <w:kern w:val="0"/>
          <w:szCs w:val="21"/>
          <w:lang w:val="en-SG"/>
        </w:rPr>
        <w:t>购买\使用境外云服务时，将由腾讯云境外关联公司为</w:t>
      </w:r>
      <w:r>
        <w:rPr>
          <w:rFonts w:hint="eastAsia" w:ascii="微软雅黑 Light" w:hAnsi="微软雅黑 Light" w:eastAsia="微软雅黑 Light" w:cs="宋体"/>
          <w:bCs/>
          <w:color w:val="000000"/>
          <w:kern w:val="0"/>
          <w:szCs w:val="21"/>
          <w:lang w:val="en-SG"/>
        </w:rPr>
        <w:t>甲方</w:t>
      </w:r>
      <w:r>
        <w:rPr>
          <w:rFonts w:ascii="微软雅黑 Light" w:hAnsi="微软雅黑 Light" w:eastAsia="微软雅黑 Light" w:cs="宋体"/>
          <w:bCs/>
          <w:color w:val="000000"/>
          <w:kern w:val="0"/>
          <w:szCs w:val="21"/>
          <w:lang w:val="en-SG"/>
        </w:rPr>
        <w:t>在境外提供相应的云服务（以下将腾讯云及境外关联公司统称为“腾讯云”）。</w:t>
      </w:r>
    </w:p>
    <w:p w14:paraId="28A32166">
      <w:pPr>
        <w:spacing w:before="0" w:beforeAutospacing="0" w:after="0" w:afterAutospacing="0" w:line="440" w:lineRule="exact"/>
        <w:rPr>
          <w:rFonts w:ascii="微软雅黑 Light" w:hAnsi="微软雅黑 Light" w:eastAsia="微软雅黑 Light" w:cs="宋体"/>
          <w:bCs/>
          <w:color w:val="000000"/>
          <w:kern w:val="0"/>
          <w:szCs w:val="21"/>
          <w:lang w:val="en-SG"/>
        </w:rPr>
      </w:pPr>
      <w:r>
        <w:rPr>
          <w:rFonts w:ascii="微软雅黑 Light" w:hAnsi="微软雅黑 Light" w:eastAsia="微软雅黑 Light" w:cs="宋体"/>
          <w:bCs/>
          <w:color w:val="000000"/>
          <w:kern w:val="0"/>
          <w:szCs w:val="21"/>
          <w:lang w:val="en-SG"/>
        </w:rPr>
        <w:t xml:space="preserve">1.3 </w:t>
      </w:r>
      <w:r>
        <w:rPr>
          <w:rFonts w:hint="eastAsia" w:ascii="微软雅黑 Light" w:hAnsi="微软雅黑 Light" w:eastAsia="微软雅黑 Light" w:cs="宋体"/>
          <w:bCs/>
          <w:color w:val="000000"/>
          <w:kern w:val="0"/>
          <w:szCs w:val="21"/>
          <w:lang w:val="en-SG"/>
        </w:rPr>
        <w:t>甲方</w:t>
      </w:r>
      <w:r>
        <w:rPr>
          <w:rFonts w:ascii="微软雅黑 Light" w:hAnsi="微软雅黑 Light" w:eastAsia="微软雅黑 Light" w:cs="宋体"/>
          <w:bCs/>
          <w:color w:val="000000"/>
          <w:kern w:val="0"/>
          <w:szCs w:val="21"/>
          <w:lang w:val="en-SG"/>
        </w:rPr>
        <w:t>在购买\使用境外云服务时，如云服务所在境外地区当地法律法规有相应的要求（包括但不限于资质要求、实名认证要求、数据隐私要求等），或相应政府部门对</w:t>
      </w:r>
      <w:r>
        <w:rPr>
          <w:rFonts w:hint="eastAsia" w:ascii="微软雅黑 Light" w:hAnsi="微软雅黑 Light" w:eastAsia="微软雅黑 Light" w:cs="宋体"/>
          <w:bCs/>
          <w:color w:val="000000"/>
          <w:kern w:val="0"/>
          <w:szCs w:val="21"/>
          <w:lang w:val="en-SG"/>
        </w:rPr>
        <w:t>甲方</w:t>
      </w:r>
      <w:r>
        <w:rPr>
          <w:rFonts w:ascii="微软雅黑 Light" w:hAnsi="微软雅黑 Light" w:eastAsia="微软雅黑 Light" w:cs="宋体"/>
          <w:bCs/>
          <w:color w:val="000000"/>
          <w:kern w:val="0"/>
          <w:szCs w:val="21"/>
          <w:lang w:val="en-SG"/>
        </w:rPr>
        <w:t>有特别的要求，</w:t>
      </w:r>
      <w:r>
        <w:rPr>
          <w:rFonts w:hint="eastAsia" w:ascii="微软雅黑 Light" w:hAnsi="微软雅黑 Light" w:eastAsia="微软雅黑 Light" w:cs="宋体"/>
          <w:bCs/>
          <w:color w:val="000000"/>
          <w:kern w:val="0"/>
          <w:szCs w:val="21"/>
          <w:lang w:val="en-SG"/>
        </w:rPr>
        <w:t>甲方</w:t>
      </w:r>
      <w:r>
        <w:rPr>
          <w:rFonts w:ascii="微软雅黑 Light" w:hAnsi="微软雅黑 Light" w:eastAsia="微软雅黑 Light" w:cs="宋体"/>
          <w:bCs/>
          <w:color w:val="000000"/>
          <w:kern w:val="0"/>
          <w:szCs w:val="21"/>
          <w:lang w:val="en-SG"/>
        </w:rPr>
        <w:t>需要满足境外地区对</w:t>
      </w:r>
      <w:r>
        <w:rPr>
          <w:rFonts w:hint="eastAsia" w:ascii="微软雅黑 Light" w:hAnsi="微软雅黑 Light" w:eastAsia="微软雅黑 Light" w:cs="宋体"/>
          <w:bCs/>
          <w:color w:val="000000"/>
          <w:kern w:val="0"/>
          <w:szCs w:val="21"/>
          <w:lang w:val="en-SG"/>
        </w:rPr>
        <w:t>甲方</w:t>
      </w:r>
      <w:r>
        <w:rPr>
          <w:rFonts w:ascii="微软雅黑 Light" w:hAnsi="微软雅黑 Light" w:eastAsia="微软雅黑 Light" w:cs="宋体"/>
          <w:bCs/>
          <w:color w:val="000000"/>
          <w:kern w:val="0"/>
          <w:szCs w:val="21"/>
          <w:lang w:val="en-SG"/>
        </w:rPr>
        <w:t>使用境外云服务的所有要求，并独立承担因不满足这些要求导致的后果。</w:t>
      </w:r>
    </w:p>
    <w:p w14:paraId="15450A2B">
      <w:pPr>
        <w:spacing w:before="0" w:beforeAutospacing="0" w:after="0" w:afterAutospacing="0" w:line="440" w:lineRule="exact"/>
        <w:rPr>
          <w:rFonts w:ascii="微软雅黑 Light" w:hAnsi="微软雅黑 Light" w:eastAsia="微软雅黑 Light" w:cs="宋体"/>
          <w:bCs/>
          <w:color w:val="000000"/>
          <w:kern w:val="0"/>
          <w:szCs w:val="21"/>
          <w:lang w:val="en-SG"/>
        </w:rPr>
      </w:pPr>
      <w:r>
        <w:rPr>
          <w:rFonts w:ascii="微软雅黑 Light" w:hAnsi="微软雅黑 Light" w:eastAsia="微软雅黑 Light" w:cs="宋体"/>
          <w:bCs/>
          <w:color w:val="000000"/>
          <w:kern w:val="0"/>
          <w:szCs w:val="21"/>
          <w:lang w:val="en-SG"/>
        </w:rPr>
        <w:t xml:space="preserve">1.4 </w:t>
      </w:r>
      <w:commentRangeStart w:id="0"/>
      <w:r>
        <w:rPr>
          <w:rFonts w:ascii="微软雅黑 Light" w:hAnsi="微软雅黑 Light" w:eastAsia="微软雅黑 Light" w:cs="宋体"/>
          <w:bCs/>
          <w:color w:val="000000"/>
          <w:kern w:val="0"/>
          <w:szCs w:val="21"/>
          <w:lang w:val="en-SG"/>
        </w:rPr>
        <w:t>甲方不得，且不得允许甲方的关联方、雇员和服务提供商以及受甲方管理、监督或以其它方式受甲方控制的任何第三方：（a）对腾讯云提供的服务进行复制、修改、创建衍生作品、反向工程、反编译、翻译、 分解或以其他方式尝试提取服务的任何或所有源代码（除非适用法律明确禁止设置上述限制，且法律允许甲方进行反向工程，甲方将在进行反向工程之前联系腾讯云以获得所需的信息）；（b）将服务用于操作核设施、空中交通管制或生命支持系统，且使用服务或无法使用服务可能会导致死亡、人身伤害或环境破坏，（c）独立于任何集成的应用程序分许可、转售或分发任何或所有服务：或（d）以规避费用或以其他方式规避使用限制的方式获取服务。</w:t>
      </w:r>
      <w:commentRangeEnd w:id="0"/>
      <w:r>
        <w:rPr>
          <w:rStyle w:val="20"/>
        </w:rPr>
        <w:commentReference w:id="0"/>
      </w:r>
    </w:p>
    <w:p w14:paraId="14A3CB5F">
      <w:pPr>
        <w:spacing w:before="0" w:beforeAutospacing="0" w:after="0" w:afterAutospacing="0" w:line="440" w:lineRule="exact"/>
        <w:rPr>
          <w:rFonts w:ascii="微软雅黑 Light" w:hAnsi="微软雅黑 Light" w:eastAsia="微软雅黑 Light" w:cs="宋体"/>
          <w:bCs/>
          <w:color w:val="000000"/>
          <w:kern w:val="0"/>
          <w:szCs w:val="21"/>
          <w:lang w:val="en-SG"/>
        </w:rPr>
      </w:pPr>
      <w:r>
        <w:rPr>
          <w:rFonts w:ascii="微软雅黑 Light" w:hAnsi="微软雅黑 Light" w:eastAsia="微软雅黑 Light" w:cs="宋体"/>
          <w:bCs/>
          <w:color w:val="000000"/>
          <w:kern w:val="0"/>
          <w:szCs w:val="21"/>
          <w:lang w:val="en-SG"/>
        </w:rPr>
        <w:t>1.5 如果甲方选择美国为服务地区，甲方不得，且不得允许甲方的关联方、雇员和服务提供商及受甲方管理、监督或其他方式受甲方控制的任何第三方：（a）处理或存储受美国国务院发布的 《国际武器交易条例》约束的任何客户数据；或（b）处理或存储受 《1996 年健康保险携带和责任法案》（即HIPAA 法案，包括其不时修订或根据该法案发布的任何法规）约束的任何客户数据。</w:t>
      </w:r>
    </w:p>
    <w:p w14:paraId="6ABDB461">
      <w:pPr>
        <w:spacing w:before="0" w:beforeAutospacing="0" w:after="0" w:afterAutospacing="0" w:line="440" w:lineRule="exact"/>
        <w:rPr>
          <w:rFonts w:ascii="微软雅黑 Light" w:hAnsi="微软雅黑 Light" w:eastAsia="微软雅黑 Light" w:cs="宋体"/>
          <w:b/>
          <w:bCs/>
          <w:color w:val="000000"/>
          <w:kern w:val="0"/>
          <w:szCs w:val="21"/>
          <w:lang w:val="en-SG"/>
        </w:rPr>
      </w:pPr>
      <w:r>
        <w:rPr>
          <w:rFonts w:ascii="微软雅黑 Light" w:hAnsi="微软雅黑 Light" w:eastAsia="微软雅黑 Light" w:cs="宋体"/>
          <w:b/>
          <w:bCs/>
          <w:color w:val="000000"/>
          <w:kern w:val="0"/>
          <w:szCs w:val="21"/>
          <w:lang w:val="en-SG"/>
        </w:rPr>
        <w:t>第二条 服务中止、变更或终止</w:t>
      </w:r>
    </w:p>
    <w:p w14:paraId="0ABDE846">
      <w:pPr>
        <w:spacing w:before="0" w:beforeAutospacing="0" w:after="0" w:afterAutospacing="0" w:line="440" w:lineRule="exact"/>
        <w:rPr>
          <w:rFonts w:ascii="微软雅黑 Light" w:hAnsi="微软雅黑 Light" w:eastAsia="微软雅黑 Light" w:cs="宋体"/>
          <w:bCs/>
          <w:color w:val="000000"/>
          <w:kern w:val="0"/>
          <w:szCs w:val="21"/>
          <w:lang w:val="en-SG"/>
        </w:rPr>
      </w:pPr>
      <w:r>
        <w:rPr>
          <w:rFonts w:ascii="微软雅黑 Light" w:hAnsi="微软雅黑 Light" w:eastAsia="微软雅黑 Light" w:cs="宋体"/>
          <w:bCs/>
          <w:color w:val="000000"/>
          <w:kern w:val="0"/>
          <w:szCs w:val="21"/>
          <w:lang w:val="en-SG"/>
        </w:rPr>
        <w:t>2.1 如果甲方发现甲方或甲方的用户使用腾讯云服务创建的或在腾讯云服务上运行的任何应用程序（以下称“应用程序”，包括甲方的终端用户对应用程序的使用）或甲方的客户数据违反了本</w:t>
      </w:r>
      <w:r>
        <w:rPr>
          <w:rFonts w:hint="eastAsia" w:ascii="微软雅黑 Light" w:hAnsi="微软雅黑 Light" w:eastAsia="微软雅黑 Light" w:cs="宋体"/>
          <w:bCs/>
          <w:color w:val="000000"/>
          <w:kern w:val="0"/>
          <w:szCs w:val="21"/>
          <w:lang w:val="en-SG"/>
        </w:rPr>
        <w:t>附录</w:t>
      </w:r>
      <w:r>
        <w:rPr>
          <w:rFonts w:ascii="微软雅黑 Light" w:hAnsi="微软雅黑 Light" w:eastAsia="微软雅黑 Light" w:cs="宋体"/>
          <w:bCs/>
          <w:color w:val="000000"/>
          <w:kern w:val="0"/>
          <w:szCs w:val="21"/>
          <w:lang w:val="en-SG"/>
        </w:rPr>
        <w:t>及相关服务规则，甲方应立即暂停该应用程序，删除客户数据并暂停甲方或甲方的终端用户对腾讯云服务的访问。如果甲方未在腾讯云发出任何违规通知后的二十四小时内采取前述行动，腾讯云有权暂停或禁用该应用程序，并禁用甲方的账户，直到违规行为得到纠正。如果腾讯云认为甲方或甲方的终端用户的违规行为可能导致以下后果：</w:t>
      </w:r>
    </w:p>
    <w:p w14:paraId="328482A6">
      <w:pPr>
        <w:spacing w:before="0" w:beforeAutospacing="0" w:after="0" w:afterAutospacing="0" w:line="440" w:lineRule="exact"/>
        <w:rPr>
          <w:rFonts w:ascii="微软雅黑 Light" w:hAnsi="微软雅黑 Light" w:eastAsia="微软雅黑 Light" w:cs="宋体"/>
          <w:bCs/>
          <w:color w:val="000000"/>
          <w:kern w:val="0"/>
          <w:szCs w:val="21"/>
          <w:lang w:val="en-SG"/>
        </w:rPr>
      </w:pPr>
      <w:r>
        <w:rPr>
          <w:rFonts w:ascii="微软雅黑 Light" w:hAnsi="微软雅黑 Light" w:eastAsia="微软雅黑 Light" w:cs="宋体"/>
          <w:bCs/>
          <w:color w:val="000000"/>
          <w:kern w:val="0"/>
          <w:szCs w:val="21"/>
          <w:lang w:val="en-SG"/>
        </w:rPr>
        <w:t>2.1.1 中断提供腾讯云服务；</w:t>
      </w:r>
    </w:p>
    <w:p w14:paraId="2094DD25">
      <w:pPr>
        <w:spacing w:before="0" w:beforeAutospacing="0" w:after="0" w:afterAutospacing="0" w:line="440" w:lineRule="exact"/>
        <w:rPr>
          <w:rFonts w:ascii="微软雅黑 Light" w:hAnsi="微软雅黑 Light" w:eastAsia="微软雅黑 Light" w:cs="宋体"/>
          <w:bCs/>
          <w:color w:val="000000"/>
          <w:kern w:val="0"/>
          <w:szCs w:val="21"/>
          <w:lang w:val="en-SG"/>
        </w:rPr>
      </w:pPr>
      <w:r>
        <w:rPr>
          <w:rFonts w:ascii="微软雅黑 Light" w:hAnsi="微软雅黑 Light" w:eastAsia="微软雅黑 Light" w:cs="宋体"/>
          <w:bCs/>
          <w:color w:val="000000"/>
          <w:kern w:val="0"/>
          <w:szCs w:val="21"/>
          <w:lang w:val="en-SG"/>
        </w:rPr>
        <w:t>2.1.2 中断第三方对腾讯云服务的使用；</w:t>
      </w:r>
    </w:p>
    <w:p w14:paraId="09F488D2">
      <w:pPr>
        <w:spacing w:before="0" w:beforeAutospacing="0" w:after="0" w:afterAutospacing="0" w:line="440" w:lineRule="exact"/>
        <w:rPr>
          <w:rFonts w:ascii="微软雅黑 Light" w:hAnsi="微软雅黑 Light" w:eastAsia="微软雅黑 Light" w:cs="宋体"/>
          <w:bCs/>
          <w:color w:val="000000"/>
          <w:kern w:val="0"/>
          <w:szCs w:val="21"/>
          <w:lang w:val="en-SG"/>
        </w:rPr>
      </w:pPr>
      <w:r>
        <w:rPr>
          <w:rFonts w:ascii="微软雅黑 Light" w:hAnsi="微软雅黑 Light" w:eastAsia="微软雅黑 Light" w:cs="宋体"/>
          <w:bCs/>
          <w:color w:val="000000"/>
          <w:kern w:val="0"/>
          <w:szCs w:val="21"/>
          <w:lang w:val="en-SG"/>
        </w:rPr>
        <w:t>2.1.3 扰乱用于提供腾讯云服务的腾讯网络或服务器；</w:t>
      </w:r>
    </w:p>
    <w:p w14:paraId="0531927F">
      <w:pPr>
        <w:spacing w:before="0" w:beforeAutospacing="0" w:after="0" w:afterAutospacing="0" w:line="440" w:lineRule="exact"/>
        <w:rPr>
          <w:rFonts w:ascii="微软雅黑 Light" w:hAnsi="微软雅黑 Light" w:eastAsia="微软雅黑 Light" w:cs="宋体"/>
          <w:bCs/>
          <w:color w:val="000000"/>
          <w:kern w:val="0"/>
          <w:szCs w:val="21"/>
          <w:lang w:val="en-SG"/>
        </w:rPr>
      </w:pPr>
      <w:r>
        <w:rPr>
          <w:rFonts w:ascii="微软雅黑 Light" w:hAnsi="微软雅黑 Light" w:eastAsia="微软雅黑 Light" w:cs="宋体"/>
          <w:bCs/>
          <w:color w:val="000000"/>
          <w:kern w:val="0"/>
          <w:szCs w:val="21"/>
          <w:lang w:val="en-SG"/>
        </w:rPr>
        <w:t>2.1.4 允许未经授权的第三方获取腾讯云服务；</w:t>
      </w:r>
    </w:p>
    <w:p w14:paraId="59CDBA12">
      <w:pPr>
        <w:spacing w:before="0" w:beforeAutospacing="0" w:after="0" w:afterAutospacing="0" w:line="440" w:lineRule="exact"/>
        <w:rPr>
          <w:rFonts w:ascii="微软雅黑 Light" w:hAnsi="微软雅黑 Light" w:eastAsia="微软雅黑 Light" w:cs="宋体"/>
          <w:bCs/>
          <w:color w:val="000000"/>
          <w:kern w:val="0"/>
          <w:szCs w:val="21"/>
          <w:lang w:val="en-SG"/>
        </w:rPr>
      </w:pPr>
      <w:r>
        <w:rPr>
          <w:rFonts w:ascii="微软雅黑 Light" w:hAnsi="微软雅黑 Light" w:eastAsia="微软雅黑 Light" w:cs="宋体"/>
          <w:bCs/>
          <w:color w:val="000000"/>
          <w:kern w:val="0"/>
          <w:szCs w:val="21"/>
          <w:lang w:val="en-SG"/>
        </w:rPr>
        <w:t>腾讯云可以在不事先通知甲方的情况下，在防止或纠正该违规行为所需的最小限度内立即暂停甲方的账户、违规应用程序或终端用户账户。</w:t>
      </w:r>
    </w:p>
    <w:p w14:paraId="44683DA0">
      <w:pPr>
        <w:spacing w:before="0" w:beforeAutospacing="0" w:after="0" w:afterAutospacing="0" w:line="440" w:lineRule="exact"/>
        <w:rPr>
          <w:rFonts w:ascii="微软雅黑 Light" w:hAnsi="微软雅黑 Light" w:eastAsia="微软雅黑 Light" w:cs="宋体"/>
          <w:bCs/>
          <w:color w:val="000000"/>
          <w:kern w:val="0"/>
          <w:szCs w:val="21"/>
          <w:lang w:val="en-SG"/>
        </w:rPr>
      </w:pPr>
      <w:r>
        <w:rPr>
          <w:rFonts w:ascii="微软雅黑 Light" w:hAnsi="微软雅黑 Light" w:eastAsia="微软雅黑 Light" w:cs="宋体"/>
          <w:bCs/>
          <w:color w:val="000000"/>
          <w:kern w:val="0"/>
          <w:szCs w:val="21"/>
          <w:lang w:val="en-SG"/>
        </w:rPr>
        <w:t xml:space="preserve">2.2 </w:t>
      </w:r>
      <w:commentRangeStart w:id="1"/>
      <w:r>
        <w:rPr>
          <w:rFonts w:ascii="微软雅黑 Light" w:hAnsi="微软雅黑 Light" w:eastAsia="微软雅黑 Light" w:cs="宋体"/>
          <w:bCs/>
          <w:color w:val="000000"/>
          <w:kern w:val="0"/>
          <w:szCs w:val="21"/>
          <w:lang w:val="en-SG"/>
        </w:rPr>
        <w:t>如下列情形发生，腾讯云有权向甲方发送书面通知，立即暂停、修改、限制或终止甲方对腾讯云的全部或部分服务的使用或访问：</w:t>
      </w:r>
      <w:commentRangeEnd w:id="1"/>
      <w:r>
        <w:rPr>
          <w:rStyle w:val="20"/>
        </w:rPr>
        <w:commentReference w:id="1"/>
      </w:r>
    </w:p>
    <w:p w14:paraId="6E10EAFB">
      <w:pPr>
        <w:spacing w:before="0" w:beforeAutospacing="0" w:after="0" w:afterAutospacing="0" w:line="440" w:lineRule="exact"/>
        <w:rPr>
          <w:rFonts w:ascii="微软雅黑 Light" w:hAnsi="微软雅黑 Light" w:eastAsia="微软雅黑 Light" w:cs="宋体"/>
          <w:bCs/>
          <w:color w:val="000000"/>
          <w:kern w:val="0"/>
          <w:szCs w:val="21"/>
          <w:lang w:val="en-SG"/>
        </w:rPr>
      </w:pPr>
      <w:r>
        <w:rPr>
          <w:rFonts w:ascii="微软雅黑 Light" w:hAnsi="微软雅黑 Light" w:eastAsia="微软雅黑 Light" w:cs="宋体"/>
          <w:bCs/>
          <w:color w:val="000000"/>
          <w:kern w:val="0"/>
          <w:szCs w:val="21"/>
          <w:lang w:val="en-SG"/>
        </w:rPr>
        <w:t>2.2.1 腾讯云因需要遵守任何适用的法律、法院命令或政府机构的要求，或腾讯云合理认为，为确保腾讯云不会违反前述法律、法院命令或政府机构要求的规定或产生任何违反前述规定的风险；</w:t>
      </w:r>
    </w:p>
    <w:p w14:paraId="1A138071">
      <w:pPr>
        <w:spacing w:before="0" w:beforeAutospacing="0" w:after="0" w:afterAutospacing="0" w:line="440" w:lineRule="exact"/>
        <w:rPr>
          <w:rFonts w:ascii="微软雅黑 Light" w:hAnsi="微软雅黑 Light" w:eastAsia="微软雅黑 Light" w:cs="宋体"/>
          <w:bCs/>
          <w:color w:val="000000"/>
          <w:kern w:val="0"/>
          <w:szCs w:val="21"/>
          <w:lang w:val="en-SG"/>
        </w:rPr>
      </w:pPr>
      <w:r>
        <w:rPr>
          <w:rFonts w:ascii="微软雅黑 Light" w:hAnsi="微软雅黑 Light" w:eastAsia="微软雅黑 Light" w:cs="宋体"/>
          <w:bCs/>
          <w:color w:val="000000"/>
          <w:kern w:val="0"/>
          <w:szCs w:val="21"/>
          <w:lang w:val="en-SG"/>
        </w:rPr>
        <w:t>2.2.2 腾讯云受到任何当前或将来的监管要求，使得腾讯云承担了在适用服务地域内其他商业运营主体不需要承担的义务，或使得腾讯云难以继续提供受影响的服务，或腾讯云合理相信该等监管要求与本协议或根据本协议提供的服务相冲突。</w:t>
      </w:r>
    </w:p>
    <w:p w14:paraId="79334032">
      <w:pPr>
        <w:spacing w:before="0" w:beforeAutospacing="0" w:after="0" w:afterAutospacing="0" w:line="440" w:lineRule="exact"/>
        <w:rPr>
          <w:rFonts w:ascii="微软雅黑 Light" w:hAnsi="微软雅黑 Light" w:eastAsia="微软雅黑 Light" w:cs="宋体"/>
          <w:bCs/>
          <w:color w:val="000000"/>
          <w:kern w:val="0"/>
          <w:szCs w:val="21"/>
          <w:lang w:val="en-SG"/>
        </w:rPr>
      </w:pPr>
      <w:r>
        <w:rPr>
          <w:rFonts w:ascii="微软雅黑 Light" w:hAnsi="微软雅黑 Light" w:eastAsia="微软雅黑 Light" w:cs="宋体"/>
          <w:bCs/>
          <w:color w:val="000000"/>
          <w:kern w:val="0"/>
          <w:szCs w:val="21"/>
          <w:lang w:val="en-SG"/>
        </w:rPr>
        <w:t>2.3 甲方可以根据本</w:t>
      </w:r>
      <w:r>
        <w:rPr>
          <w:rFonts w:hint="eastAsia" w:ascii="微软雅黑 Light" w:hAnsi="微软雅黑 Light" w:eastAsia="微软雅黑 Light" w:cs="宋体"/>
          <w:bCs/>
          <w:color w:val="000000"/>
          <w:kern w:val="0"/>
          <w:szCs w:val="21"/>
          <w:lang w:val="en-SG"/>
        </w:rPr>
        <w:t>附录</w:t>
      </w:r>
      <w:r>
        <w:rPr>
          <w:rFonts w:ascii="微软雅黑 Light" w:hAnsi="微软雅黑 Light" w:eastAsia="微软雅黑 Light" w:cs="宋体"/>
          <w:bCs/>
          <w:color w:val="000000"/>
          <w:kern w:val="0"/>
          <w:szCs w:val="21"/>
          <w:lang w:val="en-SG"/>
        </w:rPr>
        <w:t>或腾讯云服务规则终止腾讯云服务，但除非本</w:t>
      </w:r>
      <w:r>
        <w:rPr>
          <w:rFonts w:hint="eastAsia" w:ascii="微软雅黑 Light" w:hAnsi="微软雅黑 Light" w:eastAsia="微软雅黑 Light" w:cs="宋体"/>
          <w:bCs/>
          <w:color w:val="000000"/>
          <w:kern w:val="0"/>
          <w:szCs w:val="21"/>
          <w:lang w:val="en-SG"/>
        </w:rPr>
        <w:t>附录</w:t>
      </w:r>
      <w:r>
        <w:rPr>
          <w:rFonts w:ascii="微软雅黑 Light" w:hAnsi="微软雅黑 Light" w:eastAsia="微软雅黑 Light" w:cs="宋体"/>
          <w:bCs/>
          <w:color w:val="000000"/>
          <w:kern w:val="0"/>
          <w:szCs w:val="21"/>
          <w:lang w:val="en-SG"/>
        </w:rPr>
        <w:t>或腾讯云服务规则有任何相反的规定，甲方不能要求腾讯云退还甲方已支付的任何费用。</w:t>
      </w:r>
    </w:p>
    <w:p w14:paraId="3E32B381">
      <w:pPr>
        <w:spacing w:before="0" w:beforeAutospacing="0" w:after="0" w:afterAutospacing="0" w:line="440" w:lineRule="exact"/>
        <w:rPr>
          <w:rFonts w:ascii="微软雅黑 Light" w:hAnsi="微软雅黑 Light" w:eastAsia="微软雅黑 Light" w:cs="宋体"/>
          <w:color w:val="000000"/>
          <w:kern w:val="0"/>
          <w:szCs w:val="21"/>
          <w:lang w:val="en-SG"/>
        </w:rPr>
      </w:pPr>
      <w:r>
        <w:rPr>
          <w:rFonts w:ascii="微软雅黑 Light" w:hAnsi="微软雅黑 Light" w:eastAsia="微软雅黑 Light" w:cs="宋体"/>
          <w:color w:val="000000"/>
          <w:kern w:val="0"/>
          <w:szCs w:val="21"/>
          <w:lang w:val="en-SG"/>
        </w:rPr>
        <w:t>2.4 甲方或腾讯云根据本协议的任何条款终止全部或部分境外云服务、或终止本协议的，除法律明确要求外，服务及协议的终止不免除任何一方在终止生效之日前已产生的义务。如果腾讯云暂停向甲方提供服务：（a）甲方仍应承担截至暂停之日累计的所有费用（包括在暂停之日前产生的费用，但相关义务在暂停之日后才履行）；（b）甲方仍应承担甲方可获取的腾讯云服务对应的费用；及（c）</w:t>
      </w:r>
      <w:commentRangeStart w:id="2"/>
      <w:r>
        <w:rPr>
          <w:rFonts w:ascii="微软雅黑 Light" w:hAnsi="微软雅黑 Light" w:eastAsia="微软雅黑 Light" w:cs="宋体"/>
          <w:color w:val="000000"/>
          <w:kern w:val="0"/>
          <w:szCs w:val="21"/>
          <w:lang w:val="en-SG"/>
        </w:rPr>
        <w:t>在任何暂停服务期间内，甲方均无权根据任何服务等级协议获得补偿。</w:t>
      </w:r>
      <w:commentRangeEnd w:id="2"/>
      <w:r>
        <w:rPr>
          <w:rStyle w:val="20"/>
        </w:rPr>
        <w:commentReference w:id="2"/>
      </w:r>
    </w:p>
    <w:p w14:paraId="3A1D20B9">
      <w:pPr>
        <w:spacing w:before="0" w:beforeAutospacing="0" w:after="0" w:afterAutospacing="0" w:line="440" w:lineRule="exact"/>
        <w:rPr>
          <w:rFonts w:ascii="微软雅黑 Light" w:hAnsi="微软雅黑 Light" w:eastAsia="微软雅黑 Light" w:cs="宋体"/>
          <w:bCs/>
          <w:color w:val="000000"/>
          <w:kern w:val="0"/>
          <w:szCs w:val="21"/>
          <w:lang w:val="en-SG"/>
        </w:rPr>
      </w:pPr>
      <w:r>
        <w:rPr>
          <w:rFonts w:ascii="微软雅黑 Light" w:hAnsi="微软雅黑 Light" w:eastAsia="微软雅黑 Light" w:cs="宋体"/>
          <w:bCs/>
          <w:color w:val="000000"/>
          <w:kern w:val="0"/>
          <w:szCs w:val="21"/>
          <w:lang w:val="en-SG"/>
        </w:rPr>
        <w:t>2.5 如果腾讯云对腾讯云服务进行任何变更且该等变更将实质性减少腾讯云服务的功能，腾讯云将采取合理商业努力，在变更生效之前的合理期限内提前向甲方发送通知，</w:t>
      </w:r>
      <w:commentRangeStart w:id="3"/>
      <w:r>
        <w:rPr>
          <w:rFonts w:ascii="微软雅黑 Light" w:hAnsi="微软雅黑 Light" w:eastAsia="微软雅黑 Light" w:cs="宋体"/>
          <w:bCs/>
          <w:color w:val="000000"/>
          <w:kern w:val="0"/>
          <w:szCs w:val="21"/>
          <w:lang w:val="en-SG"/>
        </w:rPr>
        <w:t>前提是甲方已订阅接收有关该等变更的通知</w:t>
      </w:r>
      <w:commentRangeEnd w:id="3"/>
      <w:r>
        <w:rPr>
          <w:rStyle w:val="20"/>
        </w:rPr>
        <w:commentReference w:id="3"/>
      </w:r>
      <w:r>
        <w:rPr>
          <w:rFonts w:ascii="微软雅黑 Light" w:hAnsi="微软雅黑 Light" w:eastAsia="微软雅黑 Light" w:cs="宋体"/>
          <w:bCs/>
          <w:color w:val="000000"/>
          <w:kern w:val="0"/>
          <w:szCs w:val="21"/>
          <w:lang w:val="en-SG"/>
        </w:rPr>
        <w:t>。如果腾讯云服务的中断或变更系为处理腾讯云服务安全性或完整性之紧急事件或威胁，为配合或回应诉讼，为解决知识产权相关的顾虑，或为遵守法律或政府的要求所必要，则腾讯云可以直接做出该等变更而不承担通知义务。</w:t>
      </w:r>
    </w:p>
    <w:p w14:paraId="0A7D3047">
      <w:pPr>
        <w:spacing w:before="0" w:beforeAutospacing="0" w:after="0" w:afterAutospacing="0" w:line="440" w:lineRule="exact"/>
        <w:rPr>
          <w:rFonts w:ascii="微软雅黑 Light" w:hAnsi="微软雅黑 Light" w:eastAsia="微软雅黑 Light" w:cs="宋体"/>
          <w:b/>
          <w:bCs/>
          <w:color w:val="000000"/>
          <w:kern w:val="0"/>
          <w:szCs w:val="21"/>
          <w:lang w:val="en-SG"/>
        </w:rPr>
      </w:pPr>
      <w:r>
        <w:rPr>
          <w:rFonts w:ascii="微软雅黑 Light" w:hAnsi="微软雅黑 Light" w:eastAsia="微软雅黑 Light" w:cs="宋体"/>
          <w:b/>
          <w:bCs/>
          <w:color w:val="000000"/>
          <w:kern w:val="0"/>
          <w:szCs w:val="21"/>
          <w:lang w:val="en-SG"/>
        </w:rPr>
        <w:t>第三条 数据处理</w:t>
      </w:r>
    </w:p>
    <w:p w14:paraId="7FB1C9D0">
      <w:pPr>
        <w:spacing w:before="0" w:beforeAutospacing="0" w:after="0" w:afterAutospacing="0" w:line="440" w:lineRule="exact"/>
        <w:rPr>
          <w:rFonts w:ascii="微软雅黑 Light" w:hAnsi="微软雅黑 Light" w:eastAsia="微软雅黑 Light" w:cs="宋体"/>
          <w:bCs/>
          <w:color w:val="000000"/>
          <w:kern w:val="0"/>
          <w:szCs w:val="21"/>
          <w:lang w:val="en-SG"/>
        </w:rPr>
      </w:pPr>
      <w:r>
        <w:rPr>
          <w:rFonts w:ascii="微软雅黑 Light" w:hAnsi="微软雅黑 Light" w:eastAsia="微软雅黑 Light" w:cs="宋体"/>
          <w:bCs/>
          <w:color w:val="000000"/>
          <w:kern w:val="0"/>
          <w:szCs w:val="21"/>
          <w:lang w:val="en-SG"/>
        </w:rPr>
        <w:t>3.1 甲方保证：存储、上传到腾讯云服务中，所有向腾讯云提供的数据处理指令，提交给腾讯云或者利用腾讯云服务以分析、分发等任何方式处理的用户业务数据，为甲方依法收集、获取或产生的数据。甲方不会，也不曾以任何方式违反适用的数据保护相关法律、法规，侵犯任何个人或实体的合法权利，或将用户业务数据用于违法违规目的，并确保根据所有适用法律和法规保护甲方终端用户的个人数据，包括向甲方的终端用户发布具有充分法律效力的隐私通知。甲方应确保已从甲方的终端用户获取并保留其访问、监控、使用、披露和授权腾讯云处理用户业务数据所需的任何同意。“用户业务数据”系指甲方或甲方的终端用户提交至腾讯云服务的任何数据、信息、媒体或其他内容，但不包括作为甲方账号的一部分提供给腾讯云的任何数据。</w:t>
      </w:r>
    </w:p>
    <w:p w14:paraId="62982F57">
      <w:pPr>
        <w:spacing w:before="0" w:beforeAutospacing="0" w:after="0" w:afterAutospacing="0" w:line="440" w:lineRule="exact"/>
        <w:rPr>
          <w:rFonts w:ascii="微软雅黑 Light" w:hAnsi="微软雅黑 Light" w:eastAsia="微软雅黑 Light" w:cs="宋体"/>
          <w:bCs/>
          <w:color w:val="000000"/>
          <w:kern w:val="0"/>
          <w:szCs w:val="21"/>
          <w:lang w:val="en-SG"/>
        </w:rPr>
      </w:pPr>
      <w:r>
        <w:rPr>
          <w:rFonts w:ascii="微软雅黑 Light" w:hAnsi="微软雅黑 Light" w:eastAsia="微软雅黑 Light" w:cs="宋体"/>
          <w:bCs/>
          <w:color w:val="000000"/>
          <w:kern w:val="0"/>
          <w:szCs w:val="21"/>
          <w:lang w:val="en-SG"/>
        </w:rPr>
        <w:t>3.2 如甲方在使用腾讯云境外服务时需要将数据进行跨境处理，甲方需要遵守中国及境外地区关于数据处理的法律法规规定及监管部门要求，并履行数据跨境合规义务。如果甲方违反中国及境外地区关于数据处理的法律法规规定及监管部门要求，甲方应当独立承担由此导致的所有后果及责任，如因此给腾讯云造成损失的，甲方还应当赔偿腾讯云的所有损失。</w:t>
      </w:r>
    </w:p>
    <w:p w14:paraId="035D0356">
      <w:pPr>
        <w:spacing w:before="0" w:beforeAutospacing="0" w:after="0" w:afterAutospacing="0" w:line="440" w:lineRule="exact"/>
        <w:rPr>
          <w:rFonts w:ascii="微软雅黑 Light" w:hAnsi="微软雅黑 Light" w:eastAsia="微软雅黑 Light" w:cs="宋体"/>
          <w:bCs/>
          <w:color w:val="000000"/>
          <w:kern w:val="0"/>
          <w:szCs w:val="21"/>
          <w:lang w:val="en-SG"/>
        </w:rPr>
      </w:pPr>
      <w:r>
        <w:rPr>
          <w:rFonts w:ascii="微软雅黑 Light" w:hAnsi="微软雅黑 Light" w:eastAsia="微软雅黑 Light" w:cs="宋体"/>
          <w:bCs/>
          <w:color w:val="000000"/>
          <w:kern w:val="0"/>
          <w:szCs w:val="21"/>
          <w:lang w:val="en-SG"/>
        </w:rPr>
        <w:t xml:space="preserve">3.3 </w:t>
      </w:r>
      <w:r>
        <w:rPr>
          <w:rFonts w:hint="eastAsia" w:ascii="微软雅黑 Light" w:hAnsi="微软雅黑 Light" w:eastAsia="微软雅黑 Light" w:cs="宋体"/>
          <w:bCs/>
          <w:color w:val="000000"/>
          <w:kern w:val="0"/>
          <w:szCs w:val="21"/>
          <w:lang w:val="en-SG"/>
        </w:rPr>
        <w:t>如</w:t>
      </w:r>
      <w:r>
        <w:rPr>
          <w:rFonts w:ascii="微软雅黑 Light" w:hAnsi="微软雅黑 Light" w:eastAsia="微软雅黑 Light" w:cs="宋体"/>
          <w:bCs/>
          <w:color w:val="000000"/>
          <w:kern w:val="0"/>
          <w:szCs w:val="21"/>
          <w:lang w:val="en-SG"/>
        </w:rPr>
        <w:t>甲方使用腾讯云境外服务</w:t>
      </w:r>
      <w:r>
        <w:rPr>
          <w:rFonts w:hint="eastAsia" w:ascii="微软雅黑 Light" w:hAnsi="微软雅黑 Light" w:eastAsia="微软雅黑 Light" w:cs="宋体"/>
          <w:bCs/>
          <w:color w:val="000000"/>
          <w:kern w:val="0"/>
          <w:szCs w:val="21"/>
          <w:lang w:val="en-SG"/>
        </w:rPr>
        <w:t>处理的</w:t>
      </w:r>
      <w:r>
        <w:rPr>
          <w:rFonts w:ascii="微软雅黑 Light" w:hAnsi="微软雅黑 Light" w:eastAsia="微软雅黑 Light" w:cs="宋体"/>
          <w:bCs/>
          <w:color w:val="000000"/>
          <w:kern w:val="0"/>
          <w:szCs w:val="21"/>
          <w:lang w:val="en-SG"/>
        </w:rPr>
        <w:t>用户业务数据</w:t>
      </w:r>
      <w:r>
        <w:rPr>
          <w:rFonts w:hint="eastAsia" w:ascii="微软雅黑 Light" w:hAnsi="微软雅黑 Light" w:eastAsia="微软雅黑 Light" w:cs="宋体"/>
          <w:bCs/>
          <w:color w:val="000000"/>
          <w:kern w:val="0"/>
          <w:szCs w:val="21"/>
          <w:lang w:val="en-SG"/>
        </w:rPr>
        <w:t>包含任何个人数据，则双方同意相关个人数据的处理应按照《数据处理及安全协议》（</w:t>
      </w:r>
      <w:r>
        <w:rPr>
          <w:rFonts w:ascii="微软雅黑 Light" w:hAnsi="微软雅黑 Light" w:eastAsia="微软雅黑 Light" w:cs="宋体"/>
          <w:bCs/>
          <w:color w:val="000000"/>
          <w:kern w:val="0"/>
          <w:szCs w:val="21"/>
          <w:lang w:val="en-SG"/>
        </w:rPr>
        <w:t>https://www.tencentcloud.com/zh/document/product/301/17347?lang=zh&amp;pg=</w:t>
      </w:r>
      <w:r>
        <w:rPr>
          <w:rFonts w:hint="eastAsia" w:ascii="微软雅黑 Light" w:hAnsi="微软雅黑 Light" w:eastAsia="微软雅黑 Light" w:cs="宋体"/>
          <w:bCs/>
          <w:color w:val="000000"/>
          <w:kern w:val="0"/>
          <w:szCs w:val="21"/>
          <w:lang w:val="en-SG"/>
        </w:rPr>
        <w:t>）及中国境内个人数据保护相关法律法规及监管部门要求进行。如果《数据处理及安全协议》适用于相关个人数据的使用或访问，</w:t>
      </w:r>
      <w:r>
        <w:rPr>
          <w:rFonts w:ascii="微软雅黑 Light" w:hAnsi="微软雅黑 Light" w:eastAsia="微软雅黑 Light" w:cs="宋体"/>
          <w:bCs/>
          <w:color w:val="000000"/>
          <w:kern w:val="0"/>
          <w:szCs w:val="21"/>
          <w:lang w:val="en-SG"/>
        </w:rPr>
        <w:t>甲方</w:t>
      </w:r>
      <w:r>
        <w:rPr>
          <w:rFonts w:hint="eastAsia" w:ascii="微软雅黑 Light" w:hAnsi="微软雅黑 Light" w:eastAsia="微软雅黑 Light" w:cs="宋体"/>
          <w:bCs/>
          <w:color w:val="000000"/>
          <w:kern w:val="0"/>
          <w:szCs w:val="21"/>
          <w:lang w:val="en-SG"/>
        </w:rPr>
        <w:t>同意</w:t>
      </w:r>
      <w:r>
        <w:rPr>
          <w:rFonts w:ascii="微软雅黑 Light" w:hAnsi="微软雅黑 Light" w:eastAsia="微软雅黑 Light" w:cs="宋体"/>
          <w:color w:val="000000"/>
          <w:kern w:val="0"/>
          <w:szCs w:val="21"/>
          <w:lang w:val="en-SG"/>
        </w:rPr>
        <w:t>腾讯云或其关联方</w:t>
      </w:r>
      <w:r>
        <w:rPr>
          <w:rFonts w:hint="eastAsia" w:ascii="微软雅黑 Light" w:hAnsi="微软雅黑 Light" w:eastAsia="微软雅黑 Light" w:cs="宋体"/>
          <w:color w:val="000000"/>
          <w:kern w:val="0"/>
          <w:szCs w:val="21"/>
          <w:lang w:val="en-SG"/>
        </w:rPr>
        <w:t>可依据《数据处理及安</w:t>
      </w:r>
      <w:r>
        <w:rPr>
          <w:rFonts w:hint="eastAsia" w:ascii="微软雅黑 Light" w:hAnsi="微软雅黑 Light" w:eastAsia="微软雅黑 Light" w:cs="宋体"/>
          <w:bCs/>
          <w:color w:val="000000"/>
          <w:kern w:val="0"/>
          <w:szCs w:val="21"/>
          <w:lang w:val="en-SG"/>
        </w:rPr>
        <w:t>全协议》使用或访问相关个人数据。</w:t>
      </w:r>
      <w:r>
        <w:rPr>
          <w:rFonts w:ascii="微软雅黑 Light" w:hAnsi="微软雅黑 Light" w:eastAsia="微软雅黑 Light" w:cs="宋体"/>
          <w:bCs/>
          <w:color w:val="000000"/>
          <w:kern w:val="0"/>
          <w:szCs w:val="21"/>
          <w:lang w:val="en-SG"/>
        </w:rPr>
        <w:t>“</w:t>
      </w:r>
      <w:r>
        <w:rPr>
          <w:rFonts w:hint="eastAsia" w:ascii="微软雅黑 Light" w:hAnsi="微软雅黑 Light" w:eastAsia="微软雅黑 Light" w:cs="宋体"/>
          <w:bCs/>
          <w:color w:val="000000"/>
          <w:kern w:val="0"/>
          <w:szCs w:val="21"/>
          <w:lang w:val="en-SG"/>
        </w:rPr>
        <w:t>个人数据</w:t>
      </w:r>
      <w:r>
        <w:rPr>
          <w:rFonts w:ascii="微软雅黑 Light" w:hAnsi="微软雅黑 Light" w:eastAsia="微软雅黑 Light" w:cs="宋体"/>
          <w:bCs/>
          <w:color w:val="000000"/>
          <w:kern w:val="0"/>
          <w:szCs w:val="21"/>
          <w:lang w:val="en-SG"/>
        </w:rPr>
        <w:t>”</w:t>
      </w:r>
      <w:r>
        <w:rPr>
          <w:rFonts w:hint="eastAsia" w:ascii="微软雅黑 Light" w:hAnsi="微软雅黑 Light" w:eastAsia="微软雅黑 Light" w:cs="宋体"/>
          <w:bCs/>
          <w:color w:val="000000"/>
          <w:kern w:val="0"/>
          <w:szCs w:val="21"/>
          <w:lang w:val="en-SG"/>
        </w:rPr>
        <w:t>具有</w:t>
      </w:r>
      <w:r>
        <w:rPr>
          <w:rFonts w:hint="eastAsia" w:ascii="微软雅黑 Light" w:hAnsi="微软雅黑 Light" w:eastAsia="微软雅黑 Light" w:cs="宋体"/>
          <w:color w:val="000000"/>
          <w:kern w:val="0"/>
          <w:szCs w:val="21"/>
          <w:lang w:val="en-SG"/>
        </w:rPr>
        <w:t>《数据处理及安</w:t>
      </w:r>
      <w:r>
        <w:rPr>
          <w:rFonts w:hint="eastAsia" w:ascii="微软雅黑 Light" w:hAnsi="微软雅黑 Light" w:eastAsia="微软雅黑 Light" w:cs="宋体"/>
          <w:bCs/>
          <w:color w:val="000000"/>
          <w:kern w:val="0"/>
          <w:szCs w:val="21"/>
          <w:lang w:val="en-SG"/>
        </w:rPr>
        <w:t>全协议》及中国境内个人数据保护相关法律法规及监管部门要求</w:t>
      </w:r>
      <w:r>
        <w:rPr>
          <w:rFonts w:hint="eastAsia" w:ascii="微软雅黑 Light" w:hAnsi="微软雅黑 Light" w:eastAsia="微软雅黑 Light"/>
          <w:szCs w:val="21"/>
          <w:shd w:val="clear" w:color="auto" w:fill="FFFFFF"/>
        </w:rPr>
        <w:t>中</w:t>
      </w:r>
      <w:r>
        <w:rPr>
          <w:rFonts w:hint="eastAsia" w:ascii="微软雅黑 Light" w:hAnsi="微软雅黑 Light" w:eastAsia="微软雅黑 Light"/>
          <w:szCs w:val="21"/>
        </w:rPr>
        <w:t>所赋予的含义</w:t>
      </w:r>
      <w:r>
        <w:rPr>
          <w:rFonts w:hint="eastAsia" w:ascii="微软雅黑 Light" w:hAnsi="微软雅黑 Light" w:eastAsia="微软雅黑 Light"/>
          <w:szCs w:val="21"/>
          <w:shd w:val="clear" w:color="auto" w:fill="FFFFFF"/>
        </w:rPr>
        <w:t>。</w:t>
      </w:r>
    </w:p>
    <w:p w14:paraId="2255AED8">
      <w:pPr>
        <w:spacing w:before="0" w:beforeAutospacing="0" w:after="0" w:afterAutospacing="0" w:line="440" w:lineRule="exact"/>
        <w:rPr>
          <w:rFonts w:ascii="微软雅黑 Light" w:hAnsi="微软雅黑 Light" w:eastAsia="微软雅黑 Light" w:cs="宋体"/>
          <w:b/>
          <w:bCs/>
          <w:color w:val="000000"/>
          <w:kern w:val="0"/>
          <w:szCs w:val="21"/>
          <w:lang w:val="en-SG"/>
        </w:rPr>
      </w:pPr>
      <w:r>
        <w:rPr>
          <w:rFonts w:ascii="微软雅黑 Light" w:hAnsi="微软雅黑 Light" w:eastAsia="微软雅黑 Light" w:cs="宋体"/>
          <w:b/>
          <w:bCs/>
          <w:color w:val="000000"/>
          <w:kern w:val="0"/>
          <w:szCs w:val="21"/>
          <w:lang w:val="en-SG"/>
        </w:rPr>
        <w:t>第四条 侵权赔偿责任</w:t>
      </w:r>
    </w:p>
    <w:p w14:paraId="4C215B93">
      <w:pPr>
        <w:spacing w:before="0" w:beforeAutospacing="0" w:after="0" w:afterAutospacing="0" w:line="440" w:lineRule="exact"/>
        <w:rPr>
          <w:rFonts w:ascii="微软雅黑 Light" w:hAnsi="微软雅黑 Light" w:eastAsia="微软雅黑 Light" w:cs="宋体"/>
          <w:color w:val="000000"/>
          <w:kern w:val="0"/>
          <w:szCs w:val="21"/>
          <w:lang w:val="en-SG"/>
        </w:rPr>
      </w:pPr>
      <w:r>
        <w:rPr>
          <w:rFonts w:ascii="微软雅黑 Light" w:hAnsi="微软雅黑 Light" w:eastAsia="微软雅黑 Light" w:cs="宋体"/>
          <w:color w:val="000000"/>
          <w:kern w:val="0"/>
          <w:szCs w:val="21"/>
          <w:lang w:val="en-SG"/>
        </w:rPr>
        <w:t xml:space="preserve">4.1 </w:t>
      </w:r>
      <w:r>
        <w:rPr>
          <w:rFonts w:ascii="微软雅黑 Light" w:hAnsi="微软雅黑 Light" w:eastAsia="微软雅黑 Light" w:cs="宋体"/>
          <w:color w:val="000000"/>
          <w:kern w:val="0"/>
          <w:szCs w:val="21"/>
          <w:u w:val="single"/>
          <w:lang w:val="en-SG"/>
        </w:rPr>
        <w:t>腾讯云的赔偿义务</w:t>
      </w:r>
    </w:p>
    <w:p w14:paraId="36C2FEB4">
      <w:pPr>
        <w:spacing w:before="0" w:beforeAutospacing="0" w:after="0" w:afterAutospacing="0" w:line="440" w:lineRule="exact"/>
        <w:rPr>
          <w:rFonts w:ascii="微软雅黑 Light" w:hAnsi="微软雅黑 Light" w:eastAsia="微软雅黑 Light" w:cs="宋体"/>
          <w:bCs/>
          <w:color w:val="000000"/>
          <w:kern w:val="0"/>
          <w:szCs w:val="21"/>
          <w:lang w:val="en-SG"/>
        </w:rPr>
      </w:pPr>
      <w:r>
        <w:rPr>
          <w:rFonts w:ascii="微软雅黑 Light" w:hAnsi="微软雅黑 Light" w:eastAsia="微软雅黑 Light" w:cs="宋体"/>
          <w:bCs/>
          <w:color w:val="000000"/>
          <w:kern w:val="0"/>
          <w:szCs w:val="21"/>
          <w:lang w:val="en-SG"/>
        </w:rPr>
        <w:t>4.1.1 对于针对甲方提起的，声称甲方或甲方的终端用户根据本协议使用腾讯云境外服务的行为侵犯或盗用了任何第三方的专利或著作权的第三方主张、诉讼或程序（“主张” ），腾讯云将为甲方抗辩或由腾讯云自行决定和解。腾讯云对于辩护或和解协商应享有唯一的控制权，且腾讯云同意在本协议规定的责任限制内，支付由于该等侵权导致的相关争议解决机构针对甲方作出的最终判决金额，或任何腾讯云在和解中同意支付的金额；前提是甲方向腾讯云提供：（a）关于该等主张的及时书面通知；（b）对主张进行抗辩及和解的唯一控制权：及（c）为和解或抗辩主张而合理要求的所有信息和协助，费用由腾讯云负担。</w:t>
      </w:r>
    </w:p>
    <w:p w14:paraId="71B2133C">
      <w:pPr>
        <w:spacing w:before="0" w:beforeAutospacing="0" w:after="0" w:afterAutospacing="0" w:line="440" w:lineRule="exact"/>
        <w:rPr>
          <w:rFonts w:ascii="微软雅黑 Light" w:hAnsi="微软雅黑 Light" w:eastAsia="微软雅黑 Light" w:cs="宋体"/>
          <w:bCs/>
          <w:color w:val="000000"/>
          <w:kern w:val="0"/>
          <w:szCs w:val="21"/>
          <w:lang w:val="en-SG"/>
        </w:rPr>
      </w:pPr>
      <w:commentRangeStart w:id="29"/>
      <w:r>
        <w:t>4.1.2 如果任何主张被提起，或腾讯云认为有可能被提起，腾讯云将承担费用，自行决定：（a）为甲方获取继续使用适用的腾讯云服务的权利；（b）修改腾讯云服务，或以不会严重损害服务功能的、不侵权的软件或服务来替换相关腾讯云服务；或（c）如果上述方案均不具备商业合理性，则可以终止适用的订单，并按比例退还甲方已为适用腾讯云服务向腾讯云预付的任何费用。</w:t>
      </w:r>
      <w:commentRangeEnd w:id="29"/>
      <w:r>
        <w:commentReference w:id="29"/>
      </w:r>
      <w:r>
        <w:rPr>
          <w:rFonts w:ascii="微软雅黑 Light" w:hAnsi="微软雅黑 Light" w:eastAsia="微软雅黑 Light" w:cs="宋体"/>
          <w:bCs/>
          <w:color w:val="000000"/>
          <w:kern w:val="0"/>
          <w:szCs w:val="21"/>
          <w:lang w:val="en-SG"/>
        </w:rPr>
        <w:t/>
      </w:r>
    </w:p>
    <w:p w14:paraId="5798C873">
      <w:pPr>
        <w:spacing w:before="0" w:beforeAutospacing="0" w:after="0" w:afterAutospacing="0" w:line="440" w:lineRule="exact"/>
        <w:rPr>
          <w:rFonts w:ascii="微软雅黑 Light" w:hAnsi="微软雅黑 Light" w:eastAsia="微软雅黑 Light" w:cs="宋体"/>
          <w:bCs/>
          <w:color w:val="000000"/>
          <w:kern w:val="0"/>
          <w:szCs w:val="21"/>
          <w:lang w:val="en-SG"/>
        </w:rPr>
      </w:pPr>
      <w:r>
        <w:rPr>
          <w:rFonts w:ascii="微软雅黑 Light" w:hAnsi="微软雅黑 Light" w:eastAsia="微软雅黑 Light" w:cs="宋体"/>
          <w:bCs/>
          <w:color w:val="000000"/>
          <w:kern w:val="0"/>
          <w:szCs w:val="21"/>
          <w:lang w:val="en-SG"/>
        </w:rPr>
        <w:t>4.1.3 如果主张是以下原因引起的，则腾讯云对甲方不负有本条</w:t>
      </w:r>
      <w:r>
        <w:rPr>
          <w:rFonts w:hint="eastAsia" w:ascii="微软雅黑 Light" w:hAnsi="微软雅黑 Light" w:eastAsia="微软雅黑 Light" w:cs="宋体"/>
          <w:bCs/>
          <w:color w:val="000000"/>
          <w:kern w:val="0"/>
          <w:szCs w:val="21"/>
          <w:lang w:val="en-SG"/>
        </w:rPr>
        <w:t>下</w:t>
      </w:r>
      <w:r>
        <w:rPr>
          <w:rFonts w:ascii="微软雅黑 Light" w:hAnsi="微软雅黑 Light" w:eastAsia="微软雅黑 Light" w:cs="宋体"/>
          <w:bCs/>
          <w:color w:val="000000"/>
          <w:kern w:val="0"/>
          <w:szCs w:val="21"/>
          <w:lang w:val="en-SG"/>
        </w:rPr>
        <w:t>的义务：（a）甲方对本协议的违反；（b）客户数据；（c）</w:t>
      </w:r>
      <w:commentRangeStart w:id="4"/>
      <w:r>
        <w:rPr>
          <w:rFonts w:ascii="微软雅黑 Light" w:hAnsi="微软雅黑 Light" w:eastAsia="微软雅黑 Light" w:cs="宋体"/>
          <w:bCs/>
          <w:color w:val="000000"/>
          <w:kern w:val="0"/>
          <w:szCs w:val="21"/>
          <w:lang w:val="en-SG"/>
        </w:rPr>
        <w:t>被诉的侵权行为是基于将软件或服务与非腾讯云提供的任何产品、服务、数据、软件、硬件或业务流程结合使用；</w:t>
      </w:r>
      <w:commentRangeEnd w:id="4"/>
      <w:r>
        <w:rPr>
          <w:rStyle w:val="20"/>
        </w:rPr>
        <w:commentReference w:id="4"/>
      </w:r>
      <w:r>
        <w:rPr>
          <w:rFonts w:ascii="微软雅黑 Light" w:hAnsi="微软雅黑 Light" w:eastAsia="微软雅黑 Light" w:cs="宋体"/>
          <w:bCs/>
          <w:color w:val="000000"/>
          <w:kern w:val="0"/>
          <w:szCs w:val="21"/>
          <w:lang w:val="en-SG"/>
        </w:rPr>
        <w:t>（d）使用非现行或不受支持版本的服务；（e）</w:t>
      </w:r>
      <w:commentRangeStart w:id="5"/>
      <w:r>
        <w:rPr>
          <w:rFonts w:ascii="微软雅黑 Light" w:hAnsi="微软雅黑 Light" w:eastAsia="微软雅黑 Light" w:cs="宋体"/>
          <w:bCs/>
          <w:color w:val="000000"/>
          <w:kern w:val="0"/>
          <w:szCs w:val="21"/>
          <w:lang w:val="en-SG"/>
        </w:rPr>
        <w:t>腾讯云或其关联方外的任何人士对软件或服务的修改</w:t>
      </w:r>
      <w:commentRangeEnd w:id="5"/>
      <w:r>
        <w:rPr>
          <w:rStyle w:val="20"/>
        </w:rPr>
        <w:commentReference w:id="5"/>
      </w:r>
      <w:r>
        <w:rPr>
          <w:rFonts w:ascii="微软雅黑 Light" w:hAnsi="微软雅黑 Light" w:eastAsia="微软雅黑 Light" w:cs="宋体"/>
          <w:bCs/>
          <w:color w:val="000000"/>
          <w:kern w:val="0"/>
          <w:szCs w:val="21"/>
          <w:lang w:val="en-SG"/>
        </w:rPr>
        <w:t>；（f）腾讯云根据甲方特别要求或指定符合特定规范或要求提供的服务或产品；（g）甲方或甲方的终端用户在收到腾讯云停止使用的通知后仍然继续使用腾讯云服务后导致的责任</w:t>
      </w:r>
      <w:r>
        <w:rPr>
          <w:rFonts w:hint="eastAsia" w:ascii="微软雅黑 Light" w:hAnsi="微软雅黑 Light" w:eastAsia="微软雅黑 Light" w:cs="宋体"/>
          <w:bCs/>
          <w:color w:val="000000"/>
          <w:kern w:val="0"/>
          <w:szCs w:val="21"/>
          <w:lang w:val="en-SG"/>
        </w:rPr>
        <w:t>；</w:t>
      </w:r>
      <w:r>
        <w:rPr>
          <w:rFonts w:ascii="微软雅黑 Light" w:hAnsi="微软雅黑 Light" w:eastAsia="微软雅黑 Light" w:cs="宋体"/>
          <w:bCs/>
          <w:color w:val="000000"/>
          <w:kern w:val="0"/>
          <w:szCs w:val="21"/>
          <w:lang w:val="en-SG"/>
        </w:rPr>
        <w:t>或</w:t>
      </w:r>
      <w:r>
        <w:rPr>
          <w:rFonts w:hint="eastAsia" w:ascii="微软雅黑 Light" w:hAnsi="微软雅黑 Light" w:eastAsia="微软雅黑 Light" w:cs="宋体"/>
          <w:bCs/>
          <w:color w:val="000000"/>
          <w:kern w:val="0"/>
          <w:szCs w:val="21"/>
          <w:lang w:val="en-SG"/>
        </w:rPr>
        <w:t>（h）因双方发生诉讼、仲裁等纠纷，就争议部分腾讯云可暂停相关服务、</w:t>
      </w:r>
      <w:commentRangeStart w:id="6"/>
      <w:r>
        <w:rPr>
          <w:rFonts w:hint="eastAsia" w:ascii="微软雅黑 Light" w:hAnsi="微软雅黑 Light" w:eastAsia="微软雅黑 Light" w:cs="宋体"/>
          <w:bCs/>
          <w:color w:val="000000"/>
          <w:kern w:val="0"/>
          <w:szCs w:val="21"/>
          <w:lang w:val="en-SG"/>
        </w:rPr>
        <w:t>造成甲方损失的腾讯云不承担任何责任</w:t>
      </w:r>
      <w:commentRangeEnd w:id="6"/>
      <w:r>
        <w:rPr>
          <w:rStyle w:val="20"/>
        </w:rPr>
        <w:commentReference w:id="6"/>
      </w:r>
      <w:r>
        <w:rPr>
          <w:rFonts w:hint="eastAsia" w:ascii="微软雅黑 Light" w:hAnsi="微软雅黑 Light" w:eastAsia="微软雅黑 Light" w:cs="宋体"/>
          <w:bCs/>
          <w:color w:val="000000"/>
          <w:kern w:val="0"/>
          <w:szCs w:val="21"/>
          <w:lang w:val="en-SG"/>
        </w:rPr>
        <w:t>，待争议解决后恢复履行。</w:t>
      </w:r>
    </w:p>
    <w:p w14:paraId="1B4ED419">
      <w:pPr>
        <w:spacing w:before="0" w:beforeAutospacing="0" w:after="0" w:afterAutospacing="0" w:line="440" w:lineRule="exact"/>
        <w:rPr>
          <w:rFonts w:ascii="微软雅黑 Light" w:hAnsi="微软雅黑 Light" w:eastAsia="微软雅黑 Light" w:cs="宋体"/>
          <w:bCs/>
          <w:color w:val="000000"/>
          <w:kern w:val="0"/>
          <w:szCs w:val="21"/>
          <w:lang w:val="en-SG"/>
        </w:rPr>
      </w:pPr>
      <w:r>
        <w:rPr>
          <w:rFonts w:ascii="微软雅黑 Light" w:hAnsi="微软雅黑 Light" w:eastAsia="微软雅黑 Light" w:cs="宋体"/>
          <w:bCs/>
          <w:color w:val="000000"/>
          <w:kern w:val="0"/>
          <w:szCs w:val="21"/>
          <w:lang w:val="en-SG"/>
        </w:rPr>
        <w:t xml:space="preserve">4.1.4 </w:t>
      </w:r>
      <w:commentRangeStart w:id="7"/>
      <w:r>
        <w:rPr>
          <w:rFonts w:ascii="微软雅黑 Light" w:hAnsi="微软雅黑 Light" w:eastAsia="微软雅黑 Light" w:cs="宋体"/>
          <w:bCs/>
          <w:color w:val="000000"/>
          <w:kern w:val="0"/>
          <w:szCs w:val="21"/>
          <w:lang w:val="en-SG"/>
        </w:rPr>
        <w:t>针对与服务相关的任何知识产权侵权主张，本条规定了腾讯云的全部责任及甲方的唯一救济。</w:t>
      </w:r>
      <w:commentRangeEnd w:id="7"/>
      <w:r>
        <w:rPr>
          <w:rStyle w:val="20"/>
        </w:rPr>
        <w:commentReference w:id="7"/>
      </w:r>
    </w:p>
    <w:p w14:paraId="3A2B8146">
      <w:pPr>
        <w:spacing w:before="0" w:beforeAutospacing="0" w:after="0" w:afterAutospacing="0" w:line="440" w:lineRule="exact"/>
        <w:rPr>
          <w:rFonts w:ascii="微软雅黑 Light" w:hAnsi="微软雅黑 Light" w:eastAsia="微软雅黑 Light" w:cs="宋体"/>
          <w:color w:val="000000"/>
          <w:kern w:val="0"/>
          <w:szCs w:val="21"/>
          <w:lang w:val="en-SG"/>
        </w:rPr>
      </w:pPr>
      <w:r>
        <w:rPr>
          <w:rFonts w:ascii="微软雅黑 Light" w:hAnsi="微软雅黑 Light" w:eastAsia="微软雅黑 Light" w:cs="宋体"/>
          <w:color w:val="000000"/>
          <w:kern w:val="0"/>
          <w:szCs w:val="21"/>
          <w:lang w:val="en-SG"/>
        </w:rPr>
        <w:t xml:space="preserve">4.2 </w:t>
      </w:r>
      <w:r>
        <w:rPr>
          <w:rFonts w:ascii="微软雅黑 Light" w:hAnsi="微软雅黑 Light" w:eastAsia="微软雅黑 Light" w:cs="宋体"/>
          <w:color w:val="000000"/>
          <w:kern w:val="0"/>
          <w:szCs w:val="21"/>
          <w:u w:val="single"/>
          <w:lang w:val="en-SG"/>
        </w:rPr>
        <w:t>甲方的赔偿义务</w:t>
      </w:r>
    </w:p>
    <w:p w14:paraId="320B2B21">
      <w:pPr>
        <w:spacing w:before="0" w:beforeAutospacing="0" w:after="0" w:afterAutospacing="0" w:line="440" w:lineRule="exact"/>
        <w:rPr>
          <w:rFonts w:ascii="微软雅黑 Light" w:hAnsi="微软雅黑 Light" w:eastAsia="微软雅黑 Light" w:cs="宋体"/>
          <w:bCs/>
          <w:color w:val="000000"/>
          <w:kern w:val="0"/>
          <w:szCs w:val="21"/>
          <w:lang w:val="en-SG"/>
        </w:rPr>
      </w:pPr>
      <w:r>
        <w:rPr>
          <w:rFonts w:ascii="微软雅黑 Light" w:hAnsi="微软雅黑 Light" w:eastAsia="微软雅黑 Light" w:cs="宋体"/>
          <w:bCs/>
          <w:color w:val="000000"/>
          <w:kern w:val="0"/>
          <w:szCs w:val="21"/>
          <w:lang w:val="en-SG"/>
        </w:rPr>
        <w:t>对于针对腾讯云</w:t>
      </w:r>
      <w:del w:id="0" w:author="珊 吴" w:date="2025-08-06T11:34:00Z">
        <w:r>
          <w:rPr>
            <w:rFonts w:ascii="微软雅黑 Light" w:hAnsi="微软雅黑 Light" w:eastAsia="微软雅黑 Light" w:cs="宋体"/>
            <w:bCs/>
            <w:color w:val="000000"/>
            <w:kern w:val="0"/>
            <w:szCs w:val="21"/>
            <w:lang w:val="en-SG"/>
          </w:rPr>
          <w:delText>、其关联方，及它们各自的许可方、雇员、高管及董事</w:delText>
        </w:r>
      </w:del>
      <w:r>
        <w:rPr>
          <w:rFonts w:ascii="微软雅黑 Light" w:hAnsi="微软雅黑 Light" w:eastAsia="微软雅黑 Light" w:cs="宋体"/>
          <w:bCs/>
          <w:color w:val="000000"/>
          <w:kern w:val="0"/>
          <w:szCs w:val="21"/>
          <w:lang w:val="en-SG"/>
        </w:rPr>
        <w:t>提起的、声称：(a)甲方</w:t>
      </w:r>
      <w:ins w:id="1" w:author="珊 吴" w:date="2025-08-06T11:31:00Z">
        <w:r>
          <w:rPr>
            <w:rFonts w:hint="eastAsia" w:ascii="微软雅黑 Light" w:hAnsi="微软雅黑 Light" w:eastAsia="微软雅黑 Light" w:cs="宋体"/>
            <w:bCs/>
            <w:color w:val="000000"/>
            <w:kern w:val="0"/>
            <w:szCs w:val="21"/>
            <w:lang w:val="en-SG"/>
          </w:rPr>
          <w:t>就</w:t>
        </w:r>
      </w:ins>
      <w:r>
        <w:rPr>
          <w:rFonts w:ascii="微软雅黑 Light" w:hAnsi="微软雅黑 Light" w:eastAsia="微软雅黑 Light" w:cs="宋体"/>
          <w:bCs/>
          <w:color w:val="000000"/>
          <w:kern w:val="0"/>
          <w:szCs w:val="21"/>
          <w:lang w:val="en-SG"/>
        </w:rPr>
        <w:t>使用腾讯云境外服务的</w:t>
      </w:r>
      <w:del w:id="2" w:author="珊 吴" w:date="2025-08-06T11:31:00Z">
        <w:r>
          <w:rPr>
            <w:rFonts w:hint="eastAsia" w:ascii="微软雅黑 Light" w:hAnsi="微软雅黑 Light" w:eastAsia="微软雅黑 Light" w:cs="宋体"/>
            <w:bCs/>
            <w:color w:val="000000"/>
            <w:kern w:val="0"/>
            <w:szCs w:val="21"/>
            <w:lang w:val="en-SG"/>
          </w:rPr>
          <w:delText>任何产品、服务或数据</w:delText>
        </w:r>
      </w:del>
      <w:ins w:id="3" w:author="珊 吴" w:date="2025-08-06T11:31:00Z">
        <w:r>
          <w:rPr>
            <w:rFonts w:hint="eastAsia" w:ascii="微软雅黑 Light" w:hAnsi="微软雅黑 Light" w:eastAsia="微软雅黑 Light" w:cs="宋体"/>
            <w:bCs/>
            <w:color w:val="000000"/>
            <w:kern w:val="0"/>
            <w:szCs w:val="21"/>
            <w:lang w:val="en-SG"/>
          </w:rPr>
          <w:t>行为</w:t>
        </w:r>
      </w:ins>
      <w:r>
        <w:rPr>
          <w:rFonts w:ascii="微软雅黑 Light" w:hAnsi="微软雅黑 Light" w:eastAsia="微软雅黑 Light" w:cs="宋体"/>
          <w:bCs/>
          <w:color w:val="000000"/>
          <w:kern w:val="0"/>
          <w:szCs w:val="21"/>
          <w:lang w:val="en-SG"/>
        </w:rPr>
        <w:t>侵犯任何第三方的知识产权</w:t>
      </w:r>
      <w:ins w:id="4" w:author="珊 吴" w:date="2025-08-06T11:31:00Z">
        <w:r>
          <w:rPr>
            <w:rFonts w:hint="eastAsia" w:ascii="微软雅黑 Light" w:hAnsi="微软雅黑 Light" w:eastAsia="微软雅黑 Light" w:cs="宋体"/>
            <w:bCs/>
            <w:color w:val="000000"/>
            <w:kern w:val="0"/>
            <w:szCs w:val="21"/>
            <w:lang w:val="en-SG"/>
          </w:rPr>
          <w:t>，但是针对腾讯云服务本身的知识产权侵权纠纷除外</w:t>
        </w:r>
      </w:ins>
      <w:r>
        <w:rPr>
          <w:rFonts w:ascii="微软雅黑 Light" w:hAnsi="微软雅黑 Light" w:eastAsia="微软雅黑 Light" w:cs="宋体"/>
          <w:bCs/>
          <w:color w:val="000000"/>
          <w:kern w:val="0"/>
          <w:szCs w:val="21"/>
          <w:lang w:val="en-SG"/>
        </w:rPr>
        <w:t>；(b)甲方或甲方的终端用户以违反</w:t>
      </w:r>
      <w:r>
        <w:rPr>
          <w:rFonts w:hint="eastAsia" w:ascii="微软雅黑 Light" w:hAnsi="微软雅黑 Light" w:eastAsia="微软雅黑 Light" w:cs="宋体"/>
          <w:bCs/>
          <w:color w:val="000000"/>
          <w:kern w:val="0"/>
          <w:szCs w:val="21"/>
          <w:lang w:val="en-SG"/>
        </w:rPr>
        <w:t>本采购合同、</w:t>
      </w:r>
      <w:r>
        <w:rPr>
          <w:rFonts w:ascii="微软雅黑 Light" w:hAnsi="微软雅黑 Light" w:eastAsia="微软雅黑 Light" w:cs="宋体"/>
          <w:bCs/>
          <w:color w:val="000000"/>
          <w:kern w:val="0"/>
          <w:szCs w:val="21"/>
          <w:lang w:val="en-SG"/>
        </w:rPr>
        <w:t>本</w:t>
      </w:r>
      <w:r>
        <w:rPr>
          <w:rFonts w:hint="eastAsia" w:ascii="微软雅黑 Light" w:hAnsi="微软雅黑 Light" w:eastAsia="微软雅黑 Light" w:cs="宋体"/>
          <w:bCs/>
          <w:color w:val="000000"/>
          <w:kern w:val="0"/>
          <w:szCs w:val="21"/>
          <w:lang w:val="en-SG"/>
        </w:rPr>
        <w:t>附录</w:t>
      </w:r>
      <w:r>
        <w:rPr>
          <w:rFonts w:ascii="微软雅黑 Light" w:hAnsi="微软雅黑 Light" w:eastAsia="微软雅黑 Light" w:cs="宋体"/>
          <w:bCs/>
          <w:color w:val="000000"/>
          <w:kern w:val="0"/>
          <w:szCs w:val="21"/>
          <w:lang w:val="en-SG"/>
        </w:rPr>
        <w:t>、腾讯云服务规则的方式使用服务引起的包括但不限于甲方违反适用的法律、法规（包括数据保护相关法律）或侵犯任何第三方权利的任何主张；或（c）甲方或甲方的终端用户使用并非由腾讯云提供的产品、服务、数据、软件、硬件引起的主张，</w:t>
      </w:r>
      <w:ins w:id="5" w:author="珊 吴" w:date="2025-08-06T11:33:00Z">
        <w:r>
          <w:rPr>
            <w:rFonts w:hint="eastAsia" w:ascii="微软雅黑 Light" w:hAnsi="微软雅黑 Light" w:eastAsia="微软雅黑 Light" w:cs="宋体"/>
            <w:bCs/>
            <w:color w:val="000000"/>
            <w:kern w:val="0"/>
            <w:szCs w:val="21"/>
            <w:lang w:val="en-SG"/>
          </w:rPr>
          <w:t>甲方</w:t>
        </w:r>
      </w:ins>
      <w:ins w:id="6" w:author="珊 吴" w:date="2025-08-06T11:33:00Z">
        <w:r>
          <w:rPr>
            <w:rFonts w:ascii="微软雅黑 Light" w:hAnsi="微软雅黑 Light" w:eastAsia="微软雅黑 Light" w:cs="宋体"/>
            <w:bCs/>
            <w:color w:val="000000"/>
            <w:kern w:val="0"/>
            <w:szCs w:val="21"/>
            <w:lang w:val="en-SG"/>
          </w:rPr>
          <w:t>将为</w:t>
        </w:r>
      </w:ins>
      <w:ins w:id="7" w:author="珊 吴" w:date="2025-08-06T11:33:00Z">
        <w:r>
          <w:rPr>
            <w:rFonts w:hint="eastAsia" w:ascii="微软雅黑 Light" w:hAnsi="微软雅黑 Light" w:eastAsia="微软雅黑 Light" w:cs="宋体"/>
            <w:bCs/>
            <w:color w:val="000000"/>
            <w:kern w:val="0"/>
            <w:szCs w:val="21"/>
            <w:lang w:val="en-SG"/>
          </w:rPr>
          <w:t>腾讯云</w:t>
        </w:r>
      </w:ins>
      <w:ins w:id="8" w:author="珊 吴" w:date="2025-08-06T11:33:00Z">
        <w:r>
          <w:rPr>
            <w:rFonts w:ascii="微软雅黑 Light" w:hAnsi="微软雅黑 Light" w:eastAsia="微软雅黑 Light" w:cs="宋体"/>
            <w:bCs/>
            <w:color w:val="000000"/>
            <w:kern w:val="0"/>
            <w:szCs w:val="21"/>
            <w:lang w:val="en-SG"/>
          </w:rPr>
          <w:t>抗辩或由</w:t>
        </w:r>
      </w:ins>
      <w:ins w:id="9" w:author="珊 吴" w:date="2025-08-06T11:33:00Z">
        <w:r>
          <w:rPr>
            <w:rFonts w:hint="eastAsia" w:ascii="微软雅黑 Light" w:hAnsi="微软雅黑 Light" w:eastAsia="微软雅黑 Light" w:cs="宋体"/>
            <w:bCs/>
            <w:color w:val="000000"/>
            <w:kern w:val="0"/>
            <w:szCs w:val="21"/>
            <w:lang w:val="en-SG"/>
          </w:rPr>
          <w:t>甲方</w:t>
        </w:r>
      </w:ins>
      <w:ins w:id="10" w:author="珊 吴" w:date="2025-08-06T11:33:00Z">
        <w:r>
          <w:rPr>
            <w:rFonts w:ascii="微软雅黑 Light" w:hAnsi="微软雅黑 Light" w:eastAsia="微软雅黑 Light" w:cs="宋体"/>
            <w:bCs/>
            <w:color w:val="000000"/>
            <w:kern w:val="0"/>
            <w:szCs w:val="21"/>
            <w:lang w:val="en-SG"/>
          </w:rPr>
          <w:t>自行决定和解。</w:t>
        </w:r>
      </w:ins>
      <w:ins w:id="11" w:author="珊 吴" w:date="2025-08-06T11:33:00Z">
        <w:r>
          <w:rPr>
            <w:rFonts w:hint="eastAsia" w:ascii="微软雅黑 Light" w:hAnsi="微软雅黑 Light" w:eastAsia="微软雅黑 Light" w:cs="宋体"/>
            <w:bCs/>
            <w:color w:val="000000"/>
            <w:kern w:val="0"/>
            <w:szCs w:val="21"/>
            <w:lang w:val="en-SG"/>
          </w:rPr>
          <w:t>甲方</w:t>
        </w:r>
      </w:ins>
      <w:ins w:id="12" w:author="珊 吴" w:date="2025-08-06T11:33:00Z">
        <w:r>
          <w:rPr>
            <w:rFonts w:ascii="微软雅黑 Light" w:hAnsi="微软雅黑 Light" w:eastAsia="微软雅黑 Light" w:cs="宋体"/>
            <w:bCs/>
            <w:color w:val="000000"/>
            <w:kern w:val="0"/>
            <w:szCs w:val="21"/>
            <w:lang w:val="en-SG"/>
          </w:rPr>
          <w:t>对于辩护或和解协商应享有唯一的控制权，且</w:t>
        </w:r>
      </w:ins>
      <w:ins w:id="13" w:author="珊 吴" w:date="2025-08-06T11:33:00Z">
        <w:r>
          <w:rPr>
            <w:rFonts w:hint="eastAsia" w:ascii="微软雅黑 Light" w:hAnsi="微软雅黑 Light" w:eastAsia="微软雅黑 Light" w:cs="宋体"/>
            <w:bCs/>
            <w:color w:val="000000"/>
            <w:kern w:val="0"/>
            <w:szCs w:val="21"/>
            <w:lang w:val="en-SG"/>
          </w:rPr>
          <w:t>甲方</w:t>
        </w:r>
      </w:ins>
      <w:ins w:id="14" w:author="珊 吴" w:date="2025-08-06T11:33:00Z">
        <w:r>
          <w:rPr>
            <w:rFonts w:ascii="微软雅黑 Light" w:hAnsi="微软雅黑 Light" w:eastAsia="微软雅黑 Light" w:cs="宋体"/>
            <w:bCs/>
            <w:color w:val="000000"/>
            <w:kern w:val="0"/>
            <w:szCs w:val="21"/>
            <w:lang w:val="en-SG"/>
          </w:rPr>
          <w:t>同意在本协议规定的责任限制内，支付由于该等侵权导致的相关争议解决机构针对</w:t>
        </w:r>
      </w:ins>
      <w:ins w:id="15" w:author="珊 吴" w:date="2025-08-06T11:33:00Z">
        <w:r>
          <w:rPr>
            <w:rFonts w:hint="eastAsia" w:ascii="微软雅黑 Light" w:hAnsi="微软雅黑 Light" w:eastAsia="微软雅黑 Light" w:cs="宋体"/>
            <w:bCs/>
            <w:color w:val="000000"/>
            <w:kern w:val="0"/>
            <w:szCs w:val="21"/>
            <w:lang w:val="en-SG"/>
          </w:rPr>
          <w:t>腾讯云</w:t>
        </w:r>
      </w:ins>
      <w:ins w:id="16" w:author="珊 吴" w:date="2025-08-06T11:33:00Z">
        <w:r>
          <w:rPr>
            <w:rFonts w:ascii="微软雅黑 Light" w:hAnsi="微软雅黑 Light" w:eastAsia="微软雅黑 Light" w:cs="宋体"/>
            <w:bCs/>
            <w:color w:val="000000"/>
            <w:kern w:val="0"/>
            <w:szCs w:val="21"/>
            <w:lang w:val="en-SG"/>
          </w:rPr>
          <w:t>作出的最终判决金额，或任何</w:t>
        </w:r>
      </w:ins>
      <w:ins w:id="17" w:author="珊 吴" w:date="2025-08-06T11:33:00Z">
        <w:r>
          <w:rPr>
            <w:rFonts w:hint="eastAsia" w:ascii="微软雅黑 Light" w:hAnsi="微软雅黑 Light" w:eastAsia="微软雅黑 Light" w:cs="宋体"/>
            <w:bCs/>
            <w:color w:val="000000"/>
            <w:kern w:val="0"/>
            <w:szCs w:val="21"/>
            <w:lang w:val="en-SG"/>
          </w:rPr>
          <w:t>甲方</w:t>
        </w:r>
      </w:ins>
      <w:ins w:id="18" w:author="珊 吴" w:date="2025-08-06T11:33:00Z">
        <w:r>
          <w:rPr>
            <w:rFonts w:ascii="微软雅黑 Light" w:hAnsi="微软雅黑 Light" w:eastAsia="微软雅黑 Light" w:cs="宋体"/>
            <w:bCs/>
            <w:color w:val="000000"/>
            <w:kern w:val="0"/>
            <w:szCs w:val="21"/>
            <w:lang w:val="en-SG"/>
          </w:rPr>
          <w:t>在和解中同意支付的金额；前提是</w:t>
        </w:r>
      </w:ins>
      <w:ins w:id="19" w:author="珊 吴" w:date="2025-08-06T11:34:00Z">
        <w:r>
          <w:rPr>
            <w:rFonts w:hint="eastAsia" w:ascii="微软雅黑 Light" w:hAnsi="微软雅黑 Light" w:eastAsia="微软雅黑 Light" w:cs="宋体"/>
            <w:bCs/>
            <w:color w:val="000000"/>
            <w:kern w:val="0"/>
            <w:szCs w:val="21"/>
            <w:lang w:val="en-SG"/>
          </w:rPr>
          <w:t>腾讯云</w:t>
        </w:r>
      </w:ins>
      <w:ins w:id="20" w:author="珊 吴" w:date="2025-08-06T11:33:00Z">
        <w:r>
          <w:rPr>
            <w:rFonts w:ascii="微软雅黑 Light" w:hAnsi="微软雅黑 Light" w:eastAsia="微软雅黑 Light" w:cs="宋体"/>
            <w:bCs/>
            <w:color w:val="000000"/>
            <w:kern w:val="0"/>
            <w:szCs w:val="21"/>
            <w:lang w:val="en-SG"/>
          </w:rPr>
          <w:t>向</w:t>
        </w:r>
      </w:ins>
      <w:ins w:id="21" w:author="珊 吴" w:date="2025-08-06T11:34:00Z">
        <w:r>
          <w:rPr>
            <w:rFonts w:hint="eastAsia" w:ascii="微软雅黑 Light" w:hAnsi="微软雅黑 Light" w:eastAsia="微软雅黑 Light" w:cs="宋体"/>
            <w:bCs/>
            <w:color w:val="000000"/>
            <w:kern w:val="0"/>
            <w:szCs w:val="21"/>
            <w:lang w:val="en-SG"/>
          </w:rPr>
          <w:t>甲方</w:t>
        </w:r>
      </w:ins>
      <w:ins w:id="22" w:author="珊 吴" w:date="2025-08-06T11:33:00Z">
        <w:r>
          <w:rPr>
            <w:rFonts w:ascii="微软雅黑 Light" w:hAnsi="微软雅黑 Light" w:eastAsia="微软雅黑 Light" w:cs="宋体"/>
            <w:bCs/>
            <w:color w:val="000000"/>
            <w:kern w:val="0"/>
            <w:szCs w:val="21"/>
            <w:lang w:val="en-SG"/>
          </w:rPr>
          <w:t>提供：（a）关于该等主张的及时书面通知；（b）对主张进行抗辩及和解的唯一控制权：及（c）为和解或抗辩主张而合理要求的所有信息和协助，费用由</w:t>
        </w:r>
      </w:ins>
      <w:ins w:id="23" w:author="珊 吴" w:date="2025-08-06T11:34:00Z">
        <w:r>
          <w:rPr>
            <w:rFonts w:hint="eastAsia" w:ascii="微软雅黑 Light" w:hAnsi="微软雅黑 Light" w:eastAsia="微软雅黑 Light" w:cs="宋体"/>
            <w:bCs/>
            <w:color w:val="000000"/>
            <w:kern w:val="0"/>
            <w:szCs w:val="21"/>
            <w:lang w:val="en-SG"/>
          </w:rPr>
          <w:t>甲方</w:t>
        </w:r>
      </w:ins>
      <w:ins w:id="24" w:author="珊 吴" w:date="2025-08-06T11:33:00Z">
        <w:r>
          <w:rPr>
            <w:rFonts w:ascii="微软雅黑 Light" w:hAnsi="微软雅黑 Light" w:eastAsia="微软雅黑 Light" w:cs="宋体"/>
            <w:bCs/>
            <w:color w:val="000000"/>
            <w:kern w:val="0"/>
            <w:szCs w:val="21"/>
            <w:lang w:val="en-SG"/>
          </w:rPr>
          <w:t>负担。</w:t>
        </w:r>
      </w:ins>
      <w:del w:id="25" w:author="珊 吴" w:date="2025-08-06T11:34:00Z">
        <w:r>
          <w:rPr>
            <w:rFonts w:ascii="微软雅黑 Light" w:hAnsi="微软雅黑 Light" w:eastAsia="微软雅黑 Light" w:cs="宋体"/>
            <w:bCs/>
            <w:color w:val="000000"/>
            <w:kern w:val="0"/>
            <w:szCs w:val="21"/>
            <w:lang w:val="en-SG"/>
          </w:rPr>
          <w:delText>甲方将为腾讯云抗辩或选择和解，并赔偿腾讯云，使其免于遭受该等主张引起的损失，前提是腾讯云或其关联方有权使用其自行选择的律师参加辩护及和解协商，且任何要求腾讯云或其关联方，或它们的雇员或代表承认责任、支付金钱，采取或不采取任何行为的和解，都应取得腾讯云或其关联方的事先书面同意（该等事先书面同意不应被不合理地保留、限制或延迟）。</w:delText>
        </w:r>
      </w:del>
    </w:p>
    <w:p w14:paraId="71825C83">
      <w:pPr>
        <w:spacing w:before="0" w:beforeAutospacing="0" w:after="0" w:afterAutospacing="0" w:line="440" w:lineRule="exact"/>
        <w:rPr>
          <w:del w:id="26" w:author="珊 吴" w:date="2025-08-06T11:34:00Z"/>
          <w:rFonts w:ascii="微软雅黑 Light" w:hAnsi="微软雅黑 Light" w:eastAsia="微软雅黑 Light" w:cs="宋体"/>
          <w:bCs/>
          <w:color w:val="000000"/>
          <w:kern w:val="0"/>
          <w:szCs w:val="21"/>
          <w:lang w:val="en-SG"/>
        </w:rPr>
      </w:pPr>
      <w:del w:id="27" w:author="珊 吴" w:date="2025-08-06T11:34:00Z">
        <w:r>
          <w:rPr>
            <w:rFonts w:ascii="微软雅黑 Light" w:hAnsi="微软雅黑 Light" w:eastAsia="微软雅黑 Light" w:cs="宋体"/>
            <w:color w:val="000000"/>
            <w:kern w:val="0"/>
            <w:szCs w:val="21"/>
            <w:lang w:val="en-SG"/>
          </w:rPr>
          <w:delText>甲方同意支付任何因该等主张导致的针对腾讯云或其关联方，或它们的雇员或代表作出的最终判决金额及腾讯云由于该等主张而承担的费用（包括合理的律师费用）、罚款等损失，或任何甲方在和解中同意支付的金额。</w:delText>
        </w:r>
      </w:del>
      <w:del w:id="28" w:author="珊 吴" w:date="2025-08-06T11:34:00Z">
        <w:r>
          <w:rPr>
            <w:rFonts w:ascii="微软雅黑 Light" w:hAnsi="微软雅黑 Light" w:eastAsia="微软雅黑 Light" w:cs="宋体"/>
            <w:bCs/>
            <w:color w:val="000000"/>
            <w:kern w:val="0"/>
            <w:szCs w:val="21"/>
            <w:lang w:val="en-SG"/>
          </w:rPr>
          <w:delText>腾讯云将向甲方提供：（a）关于任何主张的及时书面通知；及（b）为和解或抗辩该主张可获得的任何信息和协助，任何费用由甲方负担。</w:delText>
        </w:r>
      </w:del>
    </w:p>
    <w:p w14:paraId="31241164">
      <w:pPr>
        <w:spacing w:before="0" w:beforeAutospacing="0" w:after="0" w:afterAutospacing="0" w:line="440" w:lineRule="exact"/>
        <w:rPr>
          <w:rFonts w:ascii="微软雅黑 Light" w:hAnsi="微软雅黑 Light" w:eastAsia="微软雅黑 Light" w:cs="宋体"/>
          <w:b/>
          <w:bCs/>
          <w:color w:val="000000"/>
          <w:kern w:val="0"/>
          <w:szCs w:val="21"/>
          <w:lang w:val="en-SG"/>
        </w:rPr>
      </w:pPr>
      <w:r>
        <w:rPr>
          <w:rFonts w:ascii="微软雅黑 Light" w:hAnsi="微软雅黑 Light" w:eastAsia="微软雅黑 Light" w:cs="宋体"/>
          <w:b/>
          <w:bCs/>
          <w:color w:val="000000"/>
          <w:kern w:val="0"/>
          <w:szCs w:val="21"/>
          <w:lang w:val="en-SG"/>
        </w:rPr>
        <w:t>第五条 责任限制</w:t>
      </w:r>
    </w:p>
    <w:p w14:paraId="4FBBF049">
      <w:pPr>
        <w:spacing w:before="0" w:beforeAutospacing="0" w:after="0" w:afterAutospacing="0" w:line="440" w:lineRule="exact"/>
        <w:rPr>
          <w:rFonts w:ascii="微软雅黑 Light" w:hAnsi="微软雅黑 Light" w:eastAsia="微软雅黑 Light" w:cs="宋体"/>
          <w:color w:val="000000"/>
          <w:kern w:val="0"/>
          <w:szCs w:val="21"/>
          <w:lang w:val="en-SG"/>
        </w:rPr>
      </w:pPr>
      <w:commentRangeStart w:id="8"/>
      <w:r>
        <w:rPr>
          <w:rFonts w:ascii="微软雅黑 Light" w:hAnsi="微软雅黑 Light" w:eastAsia="微软雅黑 Light" w:cs="宋体"/>
          <w:color w:val="000000"/>
          <w:kern w:val="0"/>
          <w:szCs w:val="21"/>
          <w:lang w:val="en-SG"/>
        </w:rPr>
        <w:t>5.1 在适用法律允许的最大范围内，腾讯云提供的境外服务均按“原样”和“现有”的状态提供，并且腾讯云及其任何许可方均未作出，且腾讯云在此代表自身及其许可方声明其不提供关于腾讯云、任何其他软件或服务，或通过服务提交、上传、存储、传输或展示的媒体或其他任何内容的任何明示、默示或法定的陈述或保证，包括下列任何陈述、保证或承诺：</w:t>
      </w:r>
      <w:commentRangeEnd w:id="8"/>
      <w:r>
        <w:rPr>
          <w:rStyle w:val="20"/>
        </w:rPr>
        <w:commentReference w:id="8"/>
      </w:r>
    </w:p>
    <w:p w14:paraId="77FDFAE1">
      <w:pPr>
        <w:spacing w:before="0" w:beforeAutospacing="0" w:after="0" w:afterAutospacing="0" w:line="440" w:lineRule="exact"/>
        <w:rPr>
          <w:rFonts w:ascii="微软雅黑 Light" w:hAnsi="微软雅黑 Light" w:eastAsia="微软雅黑 Light" w:cs="宋体"/>
          <w:bCs/>
          <w:color w:val="000000"/>
          <w:kern w:val="0"/>
          <w:szCs w:val="21"/>
          <w:lang w:val="en-SG"/>
        </w:rPr>
      </w:pPr>
      <w:r>
        <w:rPr>
          <w:rFonts w:ascii="微软雅黑 Light" w:hAnsi="微软雅黑 Light" w:eastAsia="微软雅黑 Light" w:cs="宋体"/>
          <w:bCs/>
          <w:color w:val="000000"/>
          <w:kern w:val="0"/>
          <w:szCs w:val="21"/>
          <w:lang w:val="en-SG"/>
        </w:rPr>
        <w:t>(i)    腾讯云境外服务将不会中断，是安全、无错误或无病毒的；</w:t>
      </w:r>
    </w:p>
    <w:p w14:paraId="658E8C30">
      <w:pPr>
        <w:spacing w:before="0" w:beforeAutospacing="0" w:after="0" w:afterAutospacing="0" w:line="440" w:lineRule="exact"/>
        <w:rPr>
          <w:rFonts w:ascii="微软雅黑 Light" w:hAnsi="微软雅黑 Light" w:eastAsia="微软雅黑 Light" w:cs="宋体"/>
          <w:bCs/>
          <w:color w:val="000000"/>
          <w:kern w:val="0"/>
          <w:szCs w:val="21"/>
          <w:lang w:val="en-SG"/>
        </w:rPr>
      </w:pPr>
      <w:r>
        <w:rPr>
          <w:rFonts w:ascii="微软雅黑 Light" w:hAnsi="微软雅黑 Light" w:eastAsia="微软雅黑 Light" w:cs="宋体"/>
          <w:bCs/>
          <w:color w:val="000000"/>
          <w:kern w:val="0"/>
          <w:szCs w:val="21"/>
          <w:lang w:val="en-SG"/>
        </w:rPr>
        <w:t>(ii)   客户数据不会丢失或受损；</w:t>
      </w:r>
    </w:p>
    <w:p w14:paraId="28A4F06B">
      <w:pPr>
        <w:spacing w:before="0" w:beforeAutospacing="0" w:after="0" w:afterAutospacing="0" w:line="440" w:lineRule="exact"/>
        <w:rPr>
          <w:rFonts w:ascii="微软雅黑 Light" w:hAnsi="微软雅黑 Light" w:eastAsia="微软雅黑 Light" w:cs="宋体"/>
          <w:bCs/>
          <w:color w:val="000000"/>
          <w:kern w:val="0"/>
          <w:szCs w:val="21"/>
          <w:lang w:val="en-SG"/>
        </w:rPr>
      </w:pPr>
      <w:r>
        <w:rPr>
          <w:rFonts w:ascii="微软雅黑 Light" w:hAnsi="微软雅黑 Light" w:eastAsia="微软雅黑 Light" w:cs="宋体"/>
          <w:bCs/>
          <w:color w:val="000000"/>
          <w:kern w:val="0"/>
          <w:szCs w:val="21"/>
          <w:lang w:val="en-SG"/>
        </w:rPr>
        <w:t>(iii)  腾讯云境外服务将与客户或其终端用户的网络、系统、应用程序、硬件或设备兼容；或</w:t>
      </w:r>
    </w:p>
    <w:p w14:paraId="5AA810B0">
      <w:pPr>
        <w:spacing w:before="0" w:beforeAutospacing="0" w:after="0" w:afterAutospacing="0" w:line="440" w:lineRule="exact"/>
        <w:rPr>
          <w:rFonts w:ascii="微软雅黑 Light" w:hAnsi="微软雅黑 Light" w:eastAsia="微软雅黑 Light" w:cs="宋体"/>
          <w:bCs/>
          <w:color w:val="000000"/>
          <w:kern w:val="0"/>
          <w:szCs w:val="21"/>
          <w:lang w:val="en-SG"/>
        </w:rPr>
      </w:pPr>
      <w:r>
        <w:rPr>
          <w:rFonts w:ascii="微软雅黑 Light" w:hAnsi="微软雅黑 Light" w:eastAsia="微软雅黑 Light" w:cs="宋体"/>
          <w:bCs/>
          <w:color w:val="000000"/>
          <w:kern w:val="0"/>
          <w:szCs w:val="21"/>
          <w:lang w:val="en-SG"/>
        </w:rPr>
        <w:t>(iv)  腾讯云境外服务将具有适销质量或符合任何特定用途。</w:t>
      </w:r>
    </w:p>
    <w:p w14:paraId="7C950547">
      <w:pPr>
        <w:spacing w:before="0" w:beforeAutospacing="0" w:after="0" w:afterAutospacing="0" w:line="440" w:lineRule="exact"/>
        <w:rPr>
          <w:rFonts w:ascii="微软雅黑 Light" w:hAnsi="微软雅黑 Light" w:eastAsia="微软雅黑 Light" w:cs="宋体"/>
          <w:bCs/>
          <w:color w:val="000000"/>
          <w:kern w:val="0"/>
          <w:szCs w:val="21"/>
          <w:lang w:val="en-SG"/>
        </w:rPr>
      </w:pPr>
      <w:r>
        <w:rPr>
          <w:rFonts w:ascii="微软雅黑 Light" w:hAnsi="微软雅黑 Light" w:eastAsia="微软雅黑 Light" w:cs="宋体"/>
          <w:bCs/>
          <w:color w:val="000000"/>
          <w:kern w:val="0"/>
          <w:szCs w:val="21"/>
          <w:lang w:val="en-SG"/>
        </w:rPr>
        <w:t>5.2 腾讯云提供的境外云服务非为操作核设施、空中交通管制或生命支持系统，且使用境外云服务或无法使用服务可能会导致死亡、人身伤害或环境破坏等高风险活动而设计，或旨在被用于前述高风险活动。</w:t>
      </w:r>
    </w:p>
    <w:p w14:paraId="7BF870B9">
      <w:pPr>
        <w:spacing w:before="0" w:beforeAutospacing="0" w:after="0" w:afterAutospacing="0" w:line="440" w:lineRule="exact"/>
        <w:rPr>
          <w:rFonts w:ascii="微软雅黑 Light" w:hAnsi="微软雅黑 Light" w:eastAsia="微软雅黑 Light" w:cs="宋体"/>
          <w:b/>
          <w:bCs/>
          <w:color w:val="000000"/>
          <w:kern w:val="0"/>
          <w:szCs w:val="21"/>
          <w:lang w:val="en-SG"/>
        </w:rPr>
      </w:pPr>
      <w:r>
        <w:rPr>
          <w:rFonts w:ascii="微软雅黑 Light" w:hAnsi="微软雅黑 Light" w:eastAsia="微软雅黑 Light" w:cs="宋体"/>
          <w:b/>
          <w:bCs/>
          <w:color w:val="000000"/>
          <w:kern w:val="0"/>
          <w:szCs w:val="21"/>
          <w:lang w:val="en-SG"/>
        </w:rPr>
        <w:t>第六条 出口管制与制裁法律法规</w:t>
      </w:r>
    </w:p>
    <w:p w14:paraId="050953D5">
      <w:pPr>
        <w:spacing w:before="0" w:beforeAutospacing="0" w:after="0" w:afterAutospacing="0" w:line="440" w:lineRule="exact"/>
        <w:rPr>
          <w:rFonts w:ascii="微软雅黑 Light" w:hAnsi="微软雅黑 Light" w:eastAsia="微软雅黑 Light" w:cs="宋体"/>
          <w:bCs/>
          <w:color w:val="000000"/>
          <w:kern w:val="0"/>
          <w:szCs w:val="21"/>
          <w:lang w:val="en-SG"/>
        </w:rPr>
      </w:pPr>
      <w:r>
        <w:rPr>
          <w:rFonts w:ascii="微软雅黑 Light" w:hAnsi="微软雅黑 Light" w:eastAsia="微软雅黑 Light" w:cs="宋体"/>
          <w:bCs/>
          <w:color w:val="000000"/>
          <w:kern w:val="0"/>
          <w:szCs w:val="21"/>
          <w:lang w:val="en-SG"/>
        </w:rPr>
        <w:t xml:space="preserve">6.1 </w:t>
      </w:r>
      <w:r>
        <w:rPr>
          <w:rFonts w:ascii="微软雅黑 Light" w:hAnsi="微软雅黑 Light" w:eastAsia="微软雅黑 Light" w:cs="宋体"/>
          <w:bCs/>
          <w:color w:val="000000"/>
          <w:kern w:val="0"/>
          <w:szCs w:val="21"/>
          <w:u w:val="single"/>
          <w:lang w:val="en-SG"/>
        </w:rPr>
        <w:t>甲方的身份</w:t>
      </w:r>
      <w:r>
        <w:rPr>
          <w:rFonts w:ascii="微软雅黑 Light" w:hAnsi="微软雅黑 Light" w:eastAsia="微软雅黑 Light" w:cs="宋体"/>
          <w:bCs/>
          <w:color w:val="000000"/>
          <w:kern w:val="0"/>
          <w:szCs w:val="21"/>
          <w:lang w:val="en-SG"/>
        </w:rPr>
        <w:t>：甲方</w:t>
      </w:r>
      <w:del w:id="29" w:author="珊 吴" w:date="2025-08-06T11:36:00Z">
        <w:r>
          <w:rPr>
            <w:rFonts w:ascii="微软雅黑 Light" w:hAnsi="微软雅黑 Light" w:eastAsia="微软雅黑 Light" w:cs="宋体"/>
            <w:bCs/>
            <w:color w:val="000000"/>
            <w:kern w:val="0"/>
            <w:szCs w:val="21"/>
            <w:lang w:val="en-SG"/>
          </w:rPr>
          <w:delText>和/或甲方的关联公司、甲方和/或甲方的关联公司</w:delText>
        </w:r>
      </w:del>
      <w:r>
        <w:rPr>
          <w:rFonts w:ascii="微软雅黑 Light" w:hAnsi="微软雅黑 Light" w:eastAsia="微软雅黑 Light" w:cs="宋体"/>
          <w:bCs/>
          <w:color w:val="000000"/>
          <w:kern w:val="0"/>
          <w:szCs w:val="21"/>
          <w:lang w:val="en-SG"/>
        </w:rPr>
        <w:t>的任何高管、董事、股东</w:t>
      </w:r>
      <w:del w:id="30" w:author="珊 吴" w:date="2025-08-06T11:36:00Z">
        <w:r>
          <w:rPr>
            <w:rFonts w:ascii="微软雅黑 Light" w:hAnsi="微软雅黑 Light" w:eastAsia="微软雅黑 Light" w:cs="宋体"/>
            <w:bCs/>
            <w:color w:val="000000"/>
            <w:kern w:val="0"/>
            <w:szCs w:val="21"/>
            <w:lang w:val="en-SG"/>
          </w:rPr>
          <w:delText>、代理或雇佣</w:delText>
        </w:r>
      </w:del>
      <w:r>
        <w:rPr>
          <w:rFonts w:ascii="微软雅黑 Light" w:hAnsi="微软雅黑 Light" w:eastAsia="微软雅黑 Light" w:cs="宋体"/>
          <w:bCs/>
          <w:color w:val="000000"/>
          <w:kern w:val="0"/>
          <w:szCs w:val="21"/>
          <w:lang w:val="en-SG"/>
        </w:rPr>
        <w:t>均未 :</w:t>
      </w:r>
    </w:p>
    <w:p w14:paraId="51E1D823">
      <w:pPr>
        <w:spacing w:before="0" w:beforeAutospacing="0" w:after="0" w:afterAutospacing="0" w:line="440" w:lineRule="exact"/>
        <w:rPr>
          <w:rFonts w:ascii="微软雅黑 Light" w:hAnsi="微软雅黑 Light" w:eastAsia="微软雅黑 Light" w:cs="宋体"/>
          <w:bCs/>
          <w:color w:val="000000"/>
          <w:kern w:val="0"/>
          <w:szCs w:val="21"/>
          <w:lang w:val="en-SG"/>
        </w:rPr>
      </w:pPr>
      <w:r>
        <w:rPr>
          <w:rFonts w:ascii="微软雅黑 Light" w:hAnsi="微软雅黑 Light" w:eastAsia="微软雅黑 Light" w:cs="宋体"/>
          <w:bCs/>
          <w:color w:val="000000"/>
          <w:kern w:val="0"/>
          <w:szCs w:val="21"/>
          <w:lang w:val="en-SG"/>
        </w:rPr>
        <w:t>6.1.1 被列于任何管控名单</w:t>
      </w:r>
      <w:r>
        <w:rPr>
          <w:rFonts w:hint="eastAsia" w:ascii="微软雅黑 Light" w:hAnsi="微软雅黑 Light" w:eastAsia="微软雅黑 Light" w:cs="宋体"/>
          <w:bCs/>
          <w:color w:val="000000"/>
          <w:kern w:val="0"/>
          <w:szCs w:val="21"/>
          <w:lang w:val="en-SG"/>
        </w:rPr>
        <w:t>等禁止或限制交易名单</w:t>
      </w:r>
      <w:r>
        <w:rPr>
          <w:rFonts w:ascii="微软雅黑 Light" w:hAnsi="微软雅黑 Light" w:eastAsia="微软雅黑 Light" w:cs="宋体"/>
          <w:bCs/>
          <w:color w:val="000000"/>
          <w:kern w:val="0"/>
          <w:szCs w:val="21"/>
          <w:lang w:val="en-SG"/>
        </w:rPr>
        <w:t>，或由对甲方具有管辖权的机关制定的其它任何受制裁人员名单（该等名单列明的人员为“受限人员”）；</w:t>
      </w:r>
    </w:p>
    <w:p w14:paraId="602D94AC">
      <w:pPr>
        <w:spacing w:before="0" w:beforeAutospacing="0" w:after="0" w:afterAutospacing="0" w:line="440" w:lineRule="exact"/>
        <w:rPr>
          <w:rFonts w:ascii="微软雅黑 Light" w:hAnsi="微软雅黑 Light" w:eastAsia="微软雅黑 Light" w:cs="宋体"/>
          <w:bCs/>
          <w:color w:val="000000"/>
          <w:kern w:val="0"/>
          <w:szCs w:val="21"/>
          <w:lang w:val="en-SG"/>
        </w:rPr>
      </w:pPr>
      <w:r>
        <w:rPr>
          <w:rFonts w:ascii="微软雅黑 Light" w:hAnsi="微软雅黑 Light" w:eastAsia="微软雅黑 Light" w:cs="宋体"/>
          <w:bCs/>
          <w:color w:val="000000"/>
          <w:kern w:val="0"/>
          <w:szCs w:val="21"/>
          <w:lang w:val="en-SG"/>
        </w:rPr>
        <w:t>6.1.2 组建、运营或常驻于被全面制裁的目标国家或地区（“受制裁地区"）；</w:t>
      </w:r>
    </w:p>
    <w:p w14:paraId="4FAD8225">
      <w:pPr>
        <w:spacing w:before="0" w:beforeAutospacing="0" w:after="0" w:afterAutospacing="0" w:line="440" w:lineRule="exact"/>
        <w:rPr>
          <w:rFonts w:ascii="微软雅黑 Light" w:hAnsi="微软雅黑 Light" w:eastAsia="微软雅黑 Light" w:cs="宋体"/>
          <w:bCs/>
          <w:color w:val="000000"/>
          <w:kern w:val="0"/>
          <w:szCs w:val="21"/>
          <w:lang w:val="en-SG"/>
        </w:rPr>
      </w:pPr>
      <w:r>
        <w:rPr>
          <w:rFonts w:ascii="微软雅黑 Light" w:hAnsi="微软雅黑 Light" w:eastAsia="微软雅黑 Light" w:cs="宋体"/>
          <w:bCs/>
          <w:color w:val="000000"/>
          <w:kern w:val="0"/>
          <w:szCs w:val="21"/>
          <w:lang w:val="en-SG"/>
        </w:rPr>
        <w:t>6.1.3 被任何一个或多个受限人员控制或持有50%以上的所有者权益。</w:t>
      </w:r>
    </w:p>
    <w:p w14:paraId="4E66A25A">
      <w:pPr>
        <w:spacing w:before="0" w:beforeAutospacing="0" w:after="0" w:afterAutospacing="0" w:line="440" w:lineRule="exact"/>
        <w:rPr>
          <w:rFonts w:ascii="微软雅黑 Light" w:hAnsi="微软雅黑 Light" w:eastAsia="微软雅黑 Light" w:cs="宋体"/>
          <w:bCs/>
          <w:color w:val="000000"/>
          <w:kern w:val="0"/>
          <w:szCs w:val="21"/>
          <w:lang w:val="en-SG"/>
        </w:rPr>
      </w:pPr>
      <w:r>
        <w:rPr>
          <w:rFonts w:ascii="微软雅黑 Light" w:hAnsi="微软雅黑 Light" w:eastAsia="微软雅黑 Light" w:cs="宋体"/>
          <w:bCs/>
          <w:color w:val="000000"/>
          <w:kern w:val="0"/>
          <w:szCs w:val="21"/>
          <w:lang w:val="en-SG"/>
        </w:rPr>
        <w:t xml:space="preserve">6.2 </w:t>
      </w:r>
      <w:r>
        <w:rPr>
          <w:rFonts w:ascii="微软雅黑 Light" w:hAnsi="微软雅黑 Light" w:eastAsia="微软雅黑 Light" w:cs="宋体"/>
          <w:bCs/>
          <w:color w:val="000000"/>
          <w:kern w:val="0"/>
          <w:szCs w:val="21"/>
          <w:u w:val="single"/>
          <w:lang w:val="en-SG"/>
        </w:rPr>
        <w:t>制裁事件</w:t>
      </w:r>
      <w:r>
        <w:rPr>
          <w:rFonts w:ascii="微软雅黑 Light" w:hAnsi="微软雅黑 Light" w:eastAsia="微软雅黑 Light" w:cs="宋体"/>
          <w:bCs/>
          <w:color w:val="000000"/>
          <w:kern w:val="0"/>
          <w:szCs w:val="21"/>
          <w:lang w:val="en-SG"/>
        </w:rPr>
        <w:t>。如果甲方</w:t>
      </w:r>
      <w:del w:id="31" w:author="珊 吴" w:date="2025-08-06T11:36:00Z">
        <w:r>
          <w:rPr>
            <w:rFonts w:ascii="微软雅黑 Light" w:hAnsi="微软雅黑 Light" w:eastAsia="微软雅黑 Light" w:cs="宋体"/>
            <w:bCs/>
            <w:color w:val="000000"/>
            <w:kern w:val="0"/>
            <w:szCs w:val="21"/>
            <w:lang w:val="en-SG"/>
          </w:rPr>
          <w:delText>和/或甲方的关联公司</w:delText>
        </w:r>
      </w:del>
      <w:r>
        <w:rPr>
          <w:rFonts w:ascii="微软雅黑 Light" w:hAnsi="微软雅黑 Light" w:eastAsia="微软雅黑 Light" w:cs="宋体"/>
          <w:bCs/>
          <w:color w:val="000000"/>
          <w:kern w:val="0"/>
          <w:szCs w:val="21"/>
          <w:lang w:val="en-SG"/>
        </w:rPr>
        <w:t>成为受限人员，或被受限人员控制或持有 50%以上的所有者权益，或因贸易法律（定义如下）而导致本协议的履行被限制或禁止 ，或如果腾讯云合理地认为甲方</w:t>
      </w:r>
      <w:del w:id="32" w:author="珊 吴" w:date="2025-08-06T11:36:00Z">
        <w:r>
          <w:rPr>
            <w:rFonts w:ascii="微软雅黑 Light" w:hAnsi="微软雅黑 Light" w:eastAsia="微软雅黑 Light" w:cs="宋体"/>
            <w:bCs/>
            <w:color w:val="000000"/>
            <w:kern w:val="0"/>
            <w:szCs w:val="21"/>
            <w:lang w:val="en-SG"/>
          </w:rPr>
          <w:delText>和/或甲方的关联公司</w:delText>
        </w:r>
      </w:del>
      <w:r>
        <w:rPr>
          <w:rFonts w:ascii="微软雅黑 Light" w:hAnsi="微软雅黑 Light" w:eastAsia="微软雅黑 Light" w:cs="宋体"/>
          <w:bCs/>
          <w:color w:val="000000"/>
          <w:kern w:val="0"/>
          <w:szCs w:val="21"/>
          <w:lang w:val="en-SG"/>
        </w:rPr>
        <w:t>违反了贸易法律或正在从事可能使腾讯云违反贸易法律的活动（“制裁事件”），则腾讯云可停止履行本协议项下的义务或停止继续提供服务，并有权立即终止本协议和正在提供的服务。腾讯云有权酌情采取其他补救措施。</w:t>
      </w:r>
    </w:p>
    <w:p w14:paraId="526F3986">
      <w:pPr>
        <w:spacing w:before="0" w:beforeAutospacing="0" w:after="0" w:afterAutospacing="0" w:line="440" w:lineRule="exact"/>
        <w:rPr>
          <w:rFonts w:ascii="微软雅黑 Light" w:hAnsi="微软雅黑 Light" w:eastAsia="微软雅黑 Light" w:cs="宋体"/>
          <w:bCs/>
          <w:color w:val="000000"/>
          <w:kern w:val="0"/>
          <w:szCs w:val="21"/>
          <w:lang w:val="en-SG"/>
        </w:rPr>
      </w:pPr>
      <w:r>
        <w:rPr>
          <w:rFonts w:ascii="微软雅黑 Light" w:hAnsi="微软雅黑 Light" w:eastAsia="微软雅黑 Light" w:cs="宋体"/>
          <w:bCs/>
          <w:color w:val="000000"/>
          <w:kern w:val="0"/>
          <w:szCs w:val="21"/>
          <w:lang w:val="en-SG"/>
        </w:rPr>
        <w:t xml:space="preserve">6.3 </w:t>
      </w:r>
      <w:r>
        <w:rPr>
          <w:rFonts w:ascii="微软雅黑 Light" w:hAnsi="微软雅黑 Light" w:eastAsia="微软雅黑 Light" w:cs="宋体"/>
          <w:bCs/>
          <w:color w:val="000000"/>
          <w:kern w:val="0"/>
          <w:szCs w:val="21"/>
          <w:u w:val="single"/>
          <w:lang w:val="en-SG"/>
        </w:rPr>
        <w:t>贸易合规</w:t>
      </w:r>
      <w:r>
        <w:rPr>
          <w:rFonts w:ascii="微软雅黑 Light" w:hAnsi="微软雅黑 Light" w:eastAsia="微软雅黑 Light" w:cs="宋体"/>
          <w:bCs/>
          <w:color w:val="000000"/>
          <w:kern w:val="0"/>
          <w:szCs w:val="21"/>
          <w:lang w:val="en-SG"/>
        </w:rPr>
        <w:t>。甲方应遵守所有适用的与甲方使用腾讯云服务相关的出口管制和经济制裁的法律和法规（合称“贸易法律”）。甲方同意不参与和腾讯云服务有关的，可能会导致腾讯云违反任何贸易法律的任何活动，且甲方应遵守适用的贸易法律使用腾讯云服务，包括：（a）甲方对客户数据的转移和处理；（b）向终端用户提供客户数据；（c）指明任何前述事项发生的服务地区；及（d）经由腾讯云服务传送、发布或上传数据、技术信息、软件或其他内容。如甲方违反本条款（贸易合规）之约定或出现以下情形的，则腾讯云可停止履行本协议项下的义务或停止继续提供服务， 并有权立即终止本协议和正在提供的服务：</w:t>
      </w:r>
    </w:p>
    <w:p w14:paraId="0FFEB9ED">
      <w:pPr>
        <w:spacing w:before="0" w:beforeAutospacing="0" w:after="0" w:afterAutospacing="0" w:line="440" w:lineRule="exact"/>
        <w:rPr>
          <w:rFonts w:ascii="微软雅黑 Light" w:hAnsi="微软雅黑 Light" w:eastAsia="微软雅黑 Light" w:cs="宋体"/>
          <w:bCs/>
          <w:color w:val="000000"/>
          <w:kern w:val="0"/>
          <w:szCs w:val="21"/>
          <w:lang w:val="en-SG"/>
        </w:rPr>
      </w:pPr>
      <w:r>
        <w:rPr>
          <w:rFonts w:ascii="微软雅黑 Light" w:hAnsi="微软雅黑 Light" w:eastAsia="微软雅黑 Light" w:cs="宋体"/>
          <w:bCs/>
          <w:color w:val="000000"/>
          <w:kern w:val="0"/>
          <w:szCs w:val="21"/>
          <w:lang w:val="en-SG"/>
        </w:rPr>
        <w:t>6.3.1 甲方或被甲方授权使用腾讯云服务的第三方因被列入任何</w:t>
      </w:r>
      <w:r>
        <w:rPr>
          <w:rFonts w:hint="eastAsia" w:ascii="微软雅黑 Light" w:hAnsi="微软雅黑 Light" w:eastAsia="微软雅黑 Light" w:cs="宋体"/>
          <w:bCs/>
          <w:color w:val="000000"/>
          <w:kern w:val="0"/>
          <w:szCs w:val="21"/>
          <w:lang w:val="en-SG"/>
        </w:rPr>
        <w:t>管控</w:t>
      </w:r>
      <w:r>
        <w:rPr>
          <w:rFonts w:ascii="微软雅黑 Light" w:hAnsi="微软雅黑 Light" w:eastAsia="微软雅黑 Light" w:cs="宋体"/>
          <w:bCs/>
          <w:color w:val="000000"/>
          <w:kern w:val="0"/>
          <w:szCs w:val="21"/>
          <w:lang w:val="en-SG"/>
        </w:rPr>
        <w:t>名单或被采取贸易法律下的任何制裁、处罚措施等，导致腾讯云出现无法履约、履约障碍、履约成本或者履约风险明显增高等情形或类似情形的；或</w:t>
      </w:r>
    </w:p>
    <w:p w14:paraId="3A2F7052">
      <w:pPr>
        <w:spacing w:before="0" w:beforeAutospacing="0" w:after="0" w:afterAutospacing="0" w:line="440" w:lineRule="exact"/>
        <w:rPr>
          <w:rFonts w:ascii="微软雅黑 Light" w:hAnsi="微软雅黑 Light" w:eastAsia="微软雅黑 Light" w:cs="宋体"/>
          <w:bCs/>
          <w:color w:val="000000"/>
          <w:kern w:val="0"/>
          <w:szCs w:val="21"/>
          <w:lang w:val="en-SG"/>
        </w:rPr>
      </w:pPr>
      <w:r>
        <w:rPr>
          <w:rFonts w:ascii="微软雅黑 Light" w:hAnsi="微软雅黑 Light" w:eastAsia="微软雅黑 Light" w:cs="宋体"/>
          <w:bCs/>
          <w:color w:val="000000"/>
          <w:kern w:val="0"/>
          <w:szCs w:val="21"/>
          <w:lang w:val="en-SG"/>
        </w:rPr>
        <w:t>6.3.2 腾讯云服务的履行因任何贸易法律而受限制、被禁止或提供腾讯云服务可能导致违反贸易法律的，比如腾讯云服务、相关软、硬件产品全部或部分、直接或间接受到管制而导致腾讯云不适合继续提供腾讯云服务的。</w:t>
      </w:r>
    </w:p>
    <w:p w14:paraId="48F4CE9C">
      <w:pPr>
        <w:spacing w:before="0" w:beforeAutospacing="0" w:after="0" w:afterAutospacing="0" w:line="440" w:lineRule="exact"/>
        <w:rPr>
          <w:rFonts w:ascii="微软雅黑 Light" w:hAnsi="微软雅黑 Light" w:eastAsia="微软雅黑 Light" w:cs="宋体"/>
          <w:b/>
          <w:bCs/>
          <w:color w:val="000000"/>
          <w:kern w:val="0"/>
          <w:szCs w:val="21"/>
          <w:lang w:val="en-SG"/>
        </w:rPr>
      </w:pPr>
      <w:r>
        <w:rPr>
          <w:rFonts w:ascii="微软雅黑 Light" w:hAnsi="微软雅黑 Light" w:eastAsia="微软雅黑 Light" w:cs="宋体"/>
          <w:b/>
          <w:bCs/>
          <w:color w:val="000000"/>
          <w:kern w:val="0"/>
          <w:szCs w:val="21"/>
          <w:lang w:val="en-SG"/>
        </w:rPr>
        <w:t>第七条 商标使用及公开宣传</w:t>
      </w:r>
    </w:p>
    <w:p w14:paraId="72A701D2">
      <w:pPr>
        <w:spacing w:before="0" w:beforeAutospacing="0" w:after="0" w:afterAutospacing="0" w:line="440" w:lineRule="exact"/>
        <w:rPr>
          <w:rFonts w:ascii="微软雅黑 Light" w:hAnsi="微软雅黑 Light" w:eastAsia="微软雅黑 Light" w:cs="宋体"/>
          <w:bCs/>
          <w:color w:val="000000"/>
          <w:kern w:val="0"/>
          <w:szCs w:val="21"/>
          <w:lang w:val="en-SG"/>
        </w:rPr>
      </w:pPr>
      <w:r>
        <w:rPr>
          <w:rFonts w:ascii="微软雅黑 Light" w:hAnsi="微软雅黑 Light" w:eastAsia="微软雅黑 Light" w:cs="宋体"/>
          <w:bCs/>
          <w:color w:val="000000"/>
          <w:kern w:val="0"/>
          <w:szCs w:val="21"/>
          <w:lang w:val="en-SG"/>
        </w:rPr>
        <w:t>7.1 除非法律明确要求，否则甲方不得就本协议或腾讯云为甲方提供境外云服务的事实发布任何新闻稿或进行任何其他公开交流活动。</w:t>
      </w:r>
    </w:p>
    <w:p w14:paraId="0BFDDC9D">
      <w:pPr>
        <w:spacing w:before="0" w:beforeAutospacing="0" w:after="0" w:afterAutospacing="0" w:line="440" w:lineRule="exact"/>
        <w:rPr>
          <w:rFonts w:ascii="微软雅黑 Light" w:hAnsi="微软雅黑 Light" w:eastAsia="微软雅黑 Light" w:cs="宋体"/>
          <w:bCs/>
          <w:color w:val="000000"/>
          <w:kern w:val="0"/>
          <w:szCs w:val="21"/>
          <w:lang w:val="en-SG"/>
        </w:rPr>
      </w:pPr>
      <w:r>
        <w:rPr>
          <w:rFonts w:ascii="微软雅黑 Light" w:hAnsi="微软雅黑 Light" w:eastAsia="微软雅黑 Light" w:cs="宋体"/>
          <w:bCs/>
          <w:color w:val="000000"/>
          <w:kern w:val="0"/>
          <w:szCs w:val="21"/>
          <w:lang w:val="en-SG"/>
        </w:rPr>
        <w:t>7.2 未经腾讯云事先书面同意，甲方不得使用腾讯云的商标、服务标志、服务或商品名称、标识（合称“腾讯云标识”），或对外披露腾讯云是甲方的云服务提供商。</w:t>
      </w:r>
    </w:p>
    <w:p w14:paraId="25052850">
      <w:pPr>
        <w:spacing w:before="0" w:beforeAutospacing="0" w:after="0" w:afterAutospacing="0" w:line="440" w:lineRule="exact"/>
        <w:rPr>
          <w:rFonts w:ascii="微软雅黑 Light" w:hAnsi="微软雅黑 Light" w:eastAsia="微软雅黑 Light" w:cs="宋体"/>
          <w:bCs/>
          <w:color w:val="000000"/>
          <w:kern w:val="0"/>
          <w:szCs w:val="21"/>
          <w:lang w:val="en-SG"/>
        </w:rPr>
      </w:pPr>
      <w:r>
        <w:rPr>
          <w:rFonts w:ascii="微软雅黑 Light" w:hAnsi="微软雅黑 Light" w:eastAsia="微软雅黑 Light" w:cs="宋体"/>
          <w:bCs/>
          <w:color w:val="000000"/>
          <w:kern w:val="0"/>
          <w:szCs w:val="21"/>
          <w:lang w:val="en-SG"/>
        </w:rPr>
        <w:t>7.3 即使已获得相关批准，除非腾讯云另行书面同意，否则甲方对外披露腾讯云是云服务提供商或使用腾讯云标识的授权应当在本协议或订单、服务到期时立即终止。甲方使用腾讯云标识应当遵守腾讯云可能不时发布的条款、条件或指南。</w:t>
      </w:r>
    </w:p>
    <w:p w14:paraId="51E83E28">
      <w:pPr>
        <w:spacing w:before="0" w:beforeAutospacing="0" w:after="0" w:afterAutospacing="0" w:line="440" w:lineRule="exact"/>
        <w:rPr>
          <w:rFonts w:ascii="微软雅黑 Light" w:hAnsi="微软雅黑 Light" w:eastAsia="微软雅黑 Light" w:cs="宋体"/>
          <w:b/>
          <w:bCs/>
          <w:color w:val="000000"/>
          <w:kern w:val="0"/>
          <w:szCs w:val="21"/>
          <w:lang w:val="en-SG"/>
        </w:rPr>
      </w:pPr>
      <w:r>
        <w:rPr>
          <w:rFonts w:ascii="微软雅黑 Light" w:hAnsi="微软雅黑 Light" w:eastAsia="微软雅黑 Light" w:cs="宋体"/>
          <w:b/>
          <w:bCs/>
          <w:color w:val="000000"/>
          <w:kern w:val="0"/>
          <w:szCs w:val="21"/>
          <w:lang w:val="en-SG"/>
        </w:rPr>
        <w:t>第</w:t>
      </w:r>
      <w:r>
        <w:rPr>
          <w:rFonts w:hint="eastAsia" w:ascii="微软雅黑 Light" w:hAnsi="微软雅黑 Light" w:eastAsia="微软雅黑 Light" w:cs="宋体"/>
          <w:b/>
          <w:bCs/>
          <w:color w:val="000000"/>
          <w:kern w:val="0"/>
          <w:szCs w:val="21"/>
        </w:rPr>
        <w:t>八</w:t>
      </w:r>
      <w:r>
        <w:rPr>
          <w:rFonts w:ascii="微软雅黑 Light" w:hAnsi="微软雅黑 Light" w:eastAsia="微软雅黑 Light" w:cs="宋体"/>
          <w:b/>
          <w:bCs/>
          <w:color w:val="000000"/>
          <w:kern w:val="0"/>
          <w:szCs w:val="21"/>
          <w:lang w:val="en-SG"/>
        </w:rPr>
        <w:t xml:space="preserve">条 </w:t>
      </w:r>
      <w:r>
        <w:rPr>
          <w:rFonts w:hint="eastAsia" w:ascii="微软雅黑 Light" w:hAnsi="微软雅黑 Light" w:eastAsia="微软雅黑 Light" w:cs="宋体"/>
          <w:b/>
          <w:bCs/>
          <w:color w:val="000000"/>
          <w:kern w:val="0"/>
          <w:szCs w:val="21"/>
        </w:rPr>
        <w:t>合同终止</w:t>
      </w:r>
    </w:p>
    <w:p w14:paraId="55A56E1B">
      <w:pPr>
        <w:spacing w:before="0" w:beforeAutospacing="0" w:after="0" w:afterAutospacing="0" w:line="440" w:lineRule="exact"/>
        <w:rPr>
          <w:rFonts w:ascii="微软雅黑 Light" w:hAnsi="微软雅黑 Light" w:eastAsia="微软雅黑 Light" w:cs="宋体"/>
          <w:color w:val="000000"/>
          <w:kern w:val="0"/>
          <w:szCs w:val="21"/>
        </w:rPr>
      </w:pPr>
      <w:r>
        <w:rPr>
          <w:rFonts w:ascii="微软雅黑 Light" w:hAnsi="微软雅黑 Light" w:eastAsia="微软雅黑 Light" w:cs="宋体"/>
          <w:color w:val="000000"/>
          <w:kern w:val="0"/>
          <w:szCs w:val="21"/>
          <w:lang w:val="en-SG"/>
        </w:rPr>
        <w:t>8</w:t>
      </w:r>
      <w:r>
        <w:rPr>
          <w:rFonts w:ascii="微软雅黑 Light" w:hAnsi="微软雅黑 Light" w:eastAsia="微软雅黑 Light" w:cs="宋体"/>
          <w:color w:val="000000"/>
          <w:kern w:val="0"/>
          <w:szCs w:val="21"/>
        </w:rPr>
        <w:t xml:space="preserve">.1 </w:t>
      </w:r>
      <w:r>
        <w:rPr>
          <w:rFonts w:hint="eastAsia" w:ascii="微软雅黑 Light" w:hAnsi="微软雅黑 Light" w:eastAsia="微软雅黑 Light" w:cs="宋体"/>
          <w:color w:val="000000"/>
          <w:kern w:val="0"/>
          <w:szCs w:val="21"/>
        </w:rPr>
        <w:t>在适用法律允许的范围内，如下列情形发生，腾讯云有权向甲方发送书面通知，立即全部或部分终止本协议或任何订单，或暂停、修改、限制或终止甲方对服务的访问或使用</w:t>
      </w:r>
      <w:r>
        <w:rPr>
          <w:rFonts w:ascii="微软雅黑 Light" w:hAnsi="微软雅黑 Light" w:eastAsia="微软雅黑 Light" w:cs="宋体"/>
          <w:color w:val="000000"/>
          <w:kern w:val="0"/>
          <w:szCs w:val="21"/>
        </w:rPr>
        <w:t xml:space="preserve"> </w:t>
      </w:r>
      <w:r>
        <w:rPr>
          <w:rFonts w:hint="eastAsia" w:ascii="微软雅黑 Light" w:hAnsi="微软雅黑 Light" w:eastAsia="微软雅黑 Light" w:cs="宋体"/>
          <w:color w:val="000000"/>
          <w:kern w:val="0"/>
          <w:szCs w:val="21"/>
        </w:rPr>
        <w:t>（或其任何方面的全部或部分的访问或使用），或针对某一服务地区或区域暂停、修改、限制或终止服务的访问或使用：</w:t>
      </w:r>
    </w:p>
    <w:p w14:paraId="467DD906">
      <w:pPr>
        <w:spacing w:before="0" w:beforeAutospacing="0" w:after="0" w:afterAutospacing="0" w:line="440" w:lineRule="exact"/>
        <w:rPr>
          <w:rFonts w:ascii="微软雅黑 Light" w:hAnsi="微软雅黑 Light" w:eastAsia="微软雅黑 Light" w:cs="宋体"/>
          <w:color w:val="000000"/>
          <w:kern w:val="0"/>
          <w:szCs w:val="21"/>
        </w:rPr>
      </w:pPr>
      <w:r>
        <w:rPr>
          <w:rFonts w:ascii="微软雅黑 Light" w:hAnsi="微软雅黑 Light" w:eastAsia="微软雅黑 Light" w:cs="宋体"/>
          <w:color w:val="000000"/>
          <w:kern w:val="0"/>
          <w:szCs w:val="21"/>
        </w:rPr>
        <w:t>8.1.1</w:t>
      </w:r>
      <w:r>
        <w:rPr>
          <w:rFonts w:hint="eastAsia" w:ascii="微软雅黑 Light" w:hAnsi="微软雅黑 Light" w:eastAsia="微软雅黑 Light" w:cs="宋体"/>
          <w:color w:val="000000"/>
          <w:kern w:val="0"/>
          <w:szCs w:val="21"/>
        </w:rPr>
        <w:t>甲方未在适用到期日后的</w:t>
      </w:r>
      <w:r>
        <w:rPr>
          <w:rFonts w:ascii="微软雅黑 Light" w:hAnsi="微软雅黑 Light" w:eastAsia="微软雅黑 Light" w:cs="宋体"/>
          <w:color w:val="000000"/>
          <w:kern w:val="0"/>
          <w:szCs w:val="21"/>
        </w:rPr>
        <w:t>30</w:t>
      </w:r>
      <w:r>
        <w:rPr>
          <w:rFonts w:hint="eastAsia" w:ascii="微软雅黑 Light" w:hAnsi="微软雅黑 Light" w:eastAsia="微软雅黑 Light" w:cs="宋体"/>
          <w:color w:val="000000"/>
          <w:kern w:val="0"/>
          <w:szCs w:val="21"/>
        </w:rPr>
        <w:t>日内，支付其应付腾讯的费用或其他款项；</w:t>
      </w:r>
    </w:p>
    <w:p w14:paraId="64FBA580">
      <w:pPr>
        <w:spacing w:before="0" w:beforeAutospacing="0" w:after="0" w:afterAutospacing="0" w:line="440" w:lineRule="exact"/>
        <w:rPr>
          <w:rFonts w:ascii="微软雅黑 Light" w:hAnsi="微软雅黑 Light" w:eastAsia="微软雅黑 Light" w:cs="宋体"/>
          <w:color w:val="000000"/>
          <w:kern w:val="0"/>
          <w:szCs w:val="21"/>
        </w:rPr>
      </w:pPr>
      <w:r>
        <w:rPr>
          <w:rFonts w:ascii="微软雅黑 Light" w:hAnsi="微软雅黑 Light" w:eastAsia="微软雅黑 Light" w:cs="宋体"/>
          <w:color w:val="000000"/>
          <w:kern w:val="0"/>
          <w:szCs w:val="21"/>
        </w:rPr>
        <w:t xml:space="preserve">8.1.2 </w:t>
      </w:r>
      <w:commentRangeStart w:id="9"/>
      <w:r>
        <w:rPr>
          <w:rFonts w:hint="eastAsia" w:ascii="微软雅黑 Light" w:hAnsi="微软雅黑 Light" w:eastAsia="微软雅黑 Light" w:cs="宋体"/>
          <w:color w:val="000000"/>
          <w:kern w:val="0"/>
          <w:szCs w:val="21"/>
        </w:rPr>
        <w:t>腾讯云合理地相信甲方或其终端用户在其使用服务时违反了任何适用法律，或从事了任何欺诈或欺骗性活动；</w:t>
      </w:r>
      <w:commentRangeEnd w:id="9"/>
      <w:r>
        <w:rPr>
          <w:rStyle w:val="20"/>
        </w:rPr>
        <w:commentReference w:id="9"/>
      </w:r>
    </w:p>
    <w:p w14:paraId="2509160A">
      <w:pPr>
        <w:spacing w:before="0" w:beforeAutospacing="0" w:after="0" w:afterAutospacing="0" w:line="440" w:lineRule="exact"/>
        <w:rPr>
          <w:rFonts w:ascii="微软雅黑 Light" w:hAnsi="微软雅黑 Light" w:eastAsia="微软雅黑 Light" w:cs="宋体"/>
          <w:color w:val="000000"/>
          <w:kern w:val="0"/>
          <w:szCs w:val="21"/>
        </w:rPr>
      </w:pPr>
      <w:r>
        <w:rPr>
          <w:rFonts w:ascii="微软雅黑 Light" w:hAnsi="微软雅黑 Light" w:eastAsia="微软雅黑 Light" w:cs="宋体"/>
          <w:color w:val="000000"/>
          <w:kern w:val="0"/>
          <w:szCs w:val="21"/>
        </w:rPr>
        <w:t>8.1.3 甲方一旦出现付款障碍/困难等情形的，包括但不限于：公司合并、分立、公司管理层人员更换、破产、清算、可能影响本合同履行的重大诉讼、公司发生工商变更</w:t>
      </w:r>
      <w:r>
        <w:rPr>
          <w:rFonts w:hint="eastAsia" w:ascii="微软雅黑 Light" w:hAnsi="微软雅黑 Light" w:eastAsia="微软雅黑 Light" w:cs="宋体"/>
          <w:color w:val="000000"/>
          <w:kern w:val="0"/>
          <w:szCs w:val="21"/>
        </w:rPr>
        <w:t>或</w:t>
      </w:r>
      <w:r>
        <w:rPr>
          <w:rFonts w:ascii="微软雅黑 Light" w:hAnsi="微软雅黑 Light" w:eastAsia="微软雅黑 Light" w:cs="宋体"/>
          <w:color w:val="000000"/>
          <w:kern w:val="0"/>
          <w:szCs w:val="21"/>
        </w:rPr>
        <w:t>与其他债权人达成任何</w:t>
      </w:r>
      <w:r>
        <w:rPr>
          <w:rFonts w:hint="eastAsia" w:ascii="微软雅黑 Light" w:hAnsi="微软雅黑 Light" w:eastAsia="微软雅黑 Light" w:cs="宋体"/>
          <w:color w:val="000000"/>
          <w:kern w:val="0"/>
          <w:szCs w:val="21"/>
        </w:rPr>
        <w:t>自愿</w:t>
      </w:r>
      <w:r>
        <w:rPr>
          <w:rFonts w:ascii="微软雅黑 Light" w:hAnsi="微软雅黑 Light" w:eastAsia="微软雅黑 Light" w:cs="宋体"/>
          <w:color w:val="000000"/>
          <w:kern w:val="0"/>
          <w:szCs w:val="21"/>
        </w:rPr>
        <w:t>协议，或者无法偿还到期的债务等，甲方应在相关情形发生后【5】</w:t>
      </w:r>
      <w:r>
        <w:rPr>
          <w:rFonts w:hint="eastAsia" w:ascii="微软雅黑 Light" w:hAnsi="微软雅黑 Light" w:eastAsia="微软雅黑 Light" w:cs="宋体"/>
          <w:color w:val="000000"/>
          <w:kern w:val="0"/>
          <w:szCs w:val="21"/>
        </w:rPr>
        <w:t>个</w:t>
      </w:r>
      <w:r>
        <w:rPr>
          <w:rFonts w:ascii="微软雅黑 Light" w:hAnsi="微软雅黑 Light" w:eastAsia="微软雅黑 Light" w:cs="宋体"/>
          <w:color w:val="000000"/>
          <w:kern w:val="0"/>
          <w:szCs w:val="21"/>
        </w:rPr>
        <w:t>自然日内如实告知</w:t>
      </w:r>
      <w:r>
        <w:rPr>
          <w:rFonts w:hint="eastAsia" w:ascii="微软雅黑 Light" w:hAnsi="微软雅黑 Light" w:eastAsia="微软雅黑 Light" w:cs="宋体"/>
          <w:color w:val="000000"/>
          <w:kern w:val="0"/>
          <w:szCs w:val="21"/>
        </w:rPr>
        <w:t>腾讯云</w:t>
      </w:r>
      <w:r>
        <w:rPr>
          <w:rFonts w:ascii="微软雅黑 Light" w:hAnsi="微软雅黑 Light" w:eastAsia="微软雅黑 Light" w:cs="宋体"/>
          <w:color w:val="000000"/>
          <w:kern w:val="0"/>
          <w:szCs w:val="21"/>
        </w:rPr>
        <w:t>，基于前述情形，</w:t>
      </w:r>
      <w:r>
        <w:rPr>
          <w:rFonts w:hint="eastAsia" w:ascii="微软雅黑 Light" w:hAnsi="微软雅黑 Light" w:eastAsia="微软雅黑 Light" w:cs="宋体"/>
          <w:color w:val="000000"/>
          <w:kern w:val="0"/>
          <w:szCs w:val="21"/>
        </w:rPr>
        <w:t>腾讯云</w:t>
      </w:r>
      <w:r>
        <w:rPr>
          <w:rFonts w:ascii="微软雅黑 Light" w:hAnsi="微软雅黑 Light" w:eastAsia="微软雅黑 Light" w:cs="宋体"/>
          <w:color w:val="000000"/>
          <w:kern w:val="0"/>
          <w:szCs w:val="21"/>
        </w:rPr>
        <w:t>有权要求提前收款、解除合同、要求甲方提供担保、暂停提供相应产品、终止提供相应服务等权利</w:t>
      </w:r>
      <w:r>
        <w:rPr>
          <w:rFonts w:hint="eastAsia" w:ascii="微软雅黑 Light" w:hAnsi="微软雅黑 Light" w:eastAsia="微软雅黑 Light" w:cs="宋体"/>
          <w:color w:val="000000"/>
          <w:kern w:val="0"/>
          <w:szCs w:val="21"/>
        </w:rPr>
        <w:t>；</w:t>
      </w:r>
    </w:p>
    <w:p w14:paraId="689F3EBE">
      <w:pPr>
        <w:spacing w:before="0" w:beforeAutospacing="0" w:after="0" w:afterAutospacing="0" w:line="440" w:lineRule="exact"/>
        <w:rPr>
          <w:rFonts w:ascii="微软雅黑 Light" w:hAnsi="微软雅黑 Light" w:eastAsia="微软雅黑 Light" w:cs="宋体"/>
          <w:color w:val="000000"/>
          <w:kern w:val="0"/>
          <w:szCs w:val="21"/>
        </w:rPr>
      </w:pPr>
      <w:r>
        <w:rPr>
          <w:rFonts w:ascii="微软雅黑 Light" w:hAnsi="微软雅黑 Light" w:eastAsia="微软雅黑 Light" w:cs="宋体"/>
          <w:color w:val="000000"/>
          <w:kern w:val="0"/>
          <w:szCs w:val="21"/>
        </w:rPr>
        <w:t xml:space="preserve">8.1.4 </w:t>
      </w:r>
      <w:r>
        <w:rPr>
          <w:rFonts w:hint="eastAsia" w:ascii="微软雅黑 Light" w:hAnsi="微软雅黑 Light" w:eastAsia="微软雅黑 Light" w:cs="宋体"/>
          <w:color w:val="000000"/>
          <w:kern w:val="0"/>
          <w:szCs w:val="21"/>
        </w:rPr>
        <w:t>腾讯云根据适用法律、法庭命令或政府机构的要求，或腾讯云认为为保证腾讯云不违反前述规定、命令或要求或为规避违反的风险，采取该等做法具有合理性；或</w:t>
      </w:r>
    </w:p>
    <w:p w14:paraId="4036F94F">
      <w:pPr>
        <w:spacing w:before="0" w:beforeAutospacing="0" w:after="0" w:afterAutospacing="0" w:line="440" w:lineRule="exact"/>
        <w:rPr>
          <w:rFonts w:ascii="微软雅黑 Light" w:hAnsi="微软雅黑 Light" w:eastAsia="微软雅黑 Light" w:cs="宋体"/>
          <w:color w:val="000000"/>
          <w:kern w:val="0"/>
          <w:szCs w:val="21"/>
        </w:rPr>
      </w:pPr>
      <w:r>
        <w:rPr>
          <w:rFonts w:hint="eastAsia" w:ascii="微软雅黑 Light" w:hAnsi="微软雅黑 Light" w:eastAsia="微软雅黑 Light" w:cs="宋体"/>
          <w:color w:val="000000"/>
          <w:kern w:val="0"/>
          <w:szCs w:val="21"/>
        </w:rPr>
        <w:t>8</w:t>
      </w:r>
      <w:r>
        <w:rPr>
          <w:rFonts w:ascii="微软雅黑 Light" w:hAnsi="微软雅黑 Light" w:eastAsia="微软雅黑 Light" w:cs="宋体"/>
          <w:color w:val="000000"/>
          <w:kern w:val="0"/>
          <w:szCs w:val="21"/>
        </w:rPr>
        <w:t xml:space="preserve">.1.5 </w:t>
      </w:r>
      <w:r>
        <w:rPr>
          <w:rFonts w:hint="eastAsia" w:ascii="微软雅黑 Light" w:hAnsi="微软雅黑 Light" w:eastAsia="微软雅黑 Light" w:cs="宋体"/>
          <w:color w:val="000000"/>
          <w:kern w:val="0"/>
          <w:szCs w:val="21"/>
        </w:rPr>
        <w:t>任何当前或未来的监管或其他要求</w:t>
      </w:r>
      <w:r>
        <w:rPr>
          <w:rFonts w:ascii="微软雅黑 Light" w:hAnsi="微软雅黑 Light" w:eastAsia="微软雅黑 Light" w:cs="宋体"/>
          <w:color w:val="000000"/>
          <w:kern w:val="0"/>
          <w:szCs w:val="21"/>
        </w:rPr>
        <w:t xml:space="preserve">(i) </w:t>
      </w:r>
      <w:r>
        <w:rPr>
          <w:rFonts w:hint="eastAsia" w:ascii="微软雅黑 Light" w:hAnsi="微软雅黑 Light" w:eastAsia="微软雅黑 Light" w:cs="宋体"/>
          <w:color w:val="000000"/>
          <w:kern w:val="0"/>
          <w:szCs w:val="21"/>
        </w:rPr>
        <w:t>使腾讯云承担一般不适用于在某服务地区或区域运营的企业的义务；</w:t>
      </w:r>
      <w:r>
        <w:rPr>
          <w:rFonts w:ascii="微软雅黑 Light" w:hAnsi="微软雅黑 Light" w:eastAsia="微软雅黑 Light" w:cs="宋体"/>
          <w:color w:val="000000"/>
          <w:kern w:val="0"/>
          <w:szCs w:val="21"/>
        </w:rPr>
        <w:t xml:space="preserve">(ii) </w:t>
      </w:r>
      <w:r>
        <w:rPr>
          <w:rFonts w:hint="eastAsia" w:ascii="微软雅黑 Light" w:hAnsi="微软雅黑 Light" w:eastAsia="微软雅黑 Light" w:cs="宋体"/>
          <w:color w:val="000000"/>
          <w:kern w:val="0"/>
          <w:szCs w:val="21"/>
        </w:rPr>
        <w:t>将导致腾讯云难以继续提供受影响的服务；或</w:t>
      </w:r>
      <w:r>
        <w:rPr>
          <w:rFonts w:ascii="微软雅黑 Light" w:hAnsi="微软雅黑 Light" w:eastAsia="微软雅黑 Light" w:cs="宋体"/>
          <w:color w:val="000000"/>
          <w:kern w:val="0"/>
          <w:szCs w:val="21"/>
        </w:rPr>
        <w:t xml:space="preserve">(iii) </w:t>
      </w:r>
      <w:r>
        <w:rPr>
          <w:rFonts w:hint="eastAsia" w:ascii="微软雅黑 Light" w:hAnsi="微软雅黑 Light" w:eastAsia="微软雅黑 Light" w:cs="宋体"/>
          <w:color w:val="000000"/>
          <w:kern w:val="0"/>
          <w:szCs w:val="21"/>
        </w:rPr>
        <w:t>腾讯云合理地认为可能与本协议或服务相冲突。</w:t>
      </w:r>
    </w:p>
    <w:p w14:paraId="18070FF6">
      <w:pPr>
        <w:spacing w:before="0" w:beforeAutospacing="0" w:after="0" w:afterAutospacing="0" w:line="440" w:lineRule="exact"/>
        <w:rPr>
          <w:rFonts w:ascii="微软雅黑 Light" w:hAnsi="微软雅黑 Light" w:eastAsia="微软雅黑 Light" w:cs="宋体"/>
          <w:color w:val="000000"/>
          <w:kern w:val="0"/>
          <w:szCs w:val="21"/>
        </w:rPr>
      </w:pPr>
      <w:r>
        <w:rPr>
          <w:rFonts w:ascii="微软雅黑 Light" w:hAnsi="微软雅黑 Light" w:eastAsia="微软雅黑 Light" w:cs="宋体"/>
          <w:color w:val="000000"/>
          <w:kern w:val="0"/>
          <w:szCs w:val="21"/>
        </w:rPr>
        <w:t>8.2</w:t>
      </w:r>
      <w:r>
        <w:rPr>
          <w:rFonts w:hint="eastAsia" w:ascii="微软雅黑 Light" w:hAnsi="微软雅黑 Light" w:eastAsia="微软雅黑 Light" w:cs="宋体"/>
          <w:color w:val="000000"/>
          <w:kern w:val="0"/>
          <w:szCs w:val="21"/>
        </w:rPr>
        <w:t>如果任何一方严重违反本协议或订单，则另一方可以提前二十（</w:t>
      </w:r>
      <w:r>
        <w:rPr>
          <w:rFonts w:ascii="微软雅黑 Light" w:hAnsi="微软雅黑 Light" w:eastAsia="微软雅黑 Light" w:cs="宋体"/>
          <w:color w:val="000000"/>
          <w:kern w:val="0"/>
          <w:szCs w:val="21"/>
        </w:rPr>
        <w:t>20</w:t>
      </w:r>
      <w:r>
        <w:rPr>
          <w:rFonts w:hint="eastAsia" w:ascii="微软雅黑 Light" w:hAnsi="微软雅黑 Light" w:eastAsia="微软雅黑 Light" w:cs="宋体"/>
          <w:color w:val="000000"/>
          <w:kern w:val="0"/>
          <w:szCs w:val="21"/>
        </w:rPr>
        <w:t>）日发出书面通知，终止本协议、适用的订单、或相关服务，前提是该通知中所述违约事项未能在前述二十（</w:t>
      </w:r>
      <w:r>
        <w:rPr>
          <w:rFonts w:ascii="微软雅黑 Light" w:hAnsi="微软雅黑 Light" w:eastAsia="微软雅黑 Light" w:cs="宋体"/>
          <w:color w:val="000000"/>
          <w:kern w:val="0"/>
          <w:szCs w:val="21"/>
        </w:rPr>
        <w:t>20</w:t>
      </w:r>
      <w:r>
        <w:rPr>
          <w:rFonts w:hint="eastAsia" w:ascii="微软雅黑 Light" w:hAnsi="微软雅黑 Light" w:eastAsia="微软雅黑 Light" w:cs="宋体"/>
          <w:color w:val="000000"/>
          <w:kern w:val="0"/>
          <w:szCs w:val="21"/>
        </w:rPr>
        <w:t>）日的期限内以令另一方合理满意的方式被纠正。如果违约方构成如前所述的对本协议的重大违约，则守约方有权选择完全终止本协议，或仅终止适用的订单或服务。</w:t>
      </w:r>
    </w:p>
    <w:p w14:paraId="61FC160C">
      <w:pPr>
        <w:spacing w:before="0" w:beforeAutospacing="0" w:after="0" w:afterAutospacing="0" w:line="440" w:lineRule="exact"/>
        <w:rPr>
          <w:rFonts w:ascii="微软雅黑 Light" w:hAnsi="微软雅黑 Light" w:eastAsia="微软雅黑 Light" w:cs="宋体"/>
          <w:color w:val="000000"/>
          <w:kern w:val="0"/>
          <w:szCs w:val="21"/>
        </w:rPr>
      </w:pPr>
      <w:bookmarkStart w:id="17" w:name="_Ref120568997"/>
      <w:r>
        <w:rPr>
          <w:rFonts w:ascii="微软雅黑 Light" w:hAnsi="微软雅黑 Light" w:eastAsia="微软雅黑 Light" w:cs="宋体"/>
          <w:color w:val="000000"/>
          <w:kern w:val="0"/>
          <w:szCs w:val="21"/>
        </w:rPr>
        <w:t>8.3</w:t>
      </w:r>
      <w:r>
        <w:rPr>
          <w:rFonts w:hint="eastAsia" w:ascii="微软雅黑 Light" w:hAnsi="微软雅黑 Light" w:eastAsia="微软雅黑 Light" w:cs="宋体"/>
          <w:color w:val="000000"/>
          <w:kern w:val="0"/>
          <w:szCs w:val="21"/>
        </w:rPr>
        <w:t>除法律明确要求外，如果任何一方根据本协议的条款终止本协议，就与本协议（包括适用的订单）相关的支出或承诺，或因损失预期利润或预期销售额而造成的损害，任何一方均不因其终止行为而向另一方承担责任。但是本协议终止不免除任何一方在终止生效之日前产生的义务。</w:t>
      </w:r>
      <w:bookmarkEnd w:id="17"/>
    </w:p>
    <w:p w14:paraId="1EE6C7B7">
      <w:pPr>
        <w:spacing w:before="0" w:beforeAutospacing="0" w:after="0" w:afterAutospacing="0" w:line="440" w:lineRule="exact"/>
        <w:rPr>
          <w:rFonts w:ascii="微软雅黑 Light" w:hAnsi="微软雅黑 Light" w:eastAsia="微软雅黑 Light" w:cs="宋体"/>
          <w:color w:val="000000"/>
          <w:kern w:val="0"/>
          <w:szCs w:val="21"/>
        </w:rPr>
      </w:pPr>
      <w:bookmarkStart w:id="18" w:name="_Ref120569007"/>
      <w:bookmarkStart w:id="19" w:name="_Ref503589101"/>
      <w:r>
        <w:rPr>
          <w:rFonts w:ascii="微软雅黑 Light" w:hAnsi="微软雅黑 Light" w:eastAsia="微软雅黑 Light" w:cs="宋体"/>
          <w:color w:val="000000"/>
          <w:kern w:val="0"/>
          <w:szCs w:val="21"/>
        </w:rPr>
        <w:t xml:space="preserve">8.4 </w:t>
      </w:r>
      <w:r>
        <w:rPr>
          <w:rFonts w:hint="eastAsia" w:ascii="微软雅黑 Light" w:hAnsi="微软雅黑 Light" w:eastAsia="微软雅黑 Light" w:cs="宋体"/>
          <w:color w:val="000000"/>
          <w:kern w:val="0"/>
          <w:szCs w:val="21"/>
          <w:u w:val="single"/>
        </w:rPr>
        <w:t>终止的效力</w:t>
      </w:r>
      <w:r>
        <w:rPr>
          <w:rFonts w:ascii="微软雅黑 Light" w:hAnsi="微软雅黑 Light" w:eastAsia="微软雅黑 Light" w:cs="宋体"/>
          <w:color w:val="000000"/>
          <w:kern w:val="0"/>
          <w:szCs w:val="21"/>
        </w:rPr>
        <w:t>。</w:t>
      </w:r>
      <w:bookmarkEnd w:id="18"/>
    </w:p>
    <w:p w14:paraId="16888CE7">
      <w:pPr>
        <w:spacing w:before="0" w:beforeAutospacing="0" w:after="0" w:afterAutospacing="0" w:line="440" w:lineRule="exact"/>
        <w:rPr>
          <w:rFonts w:ascii="微软雅黑 Light" w:hAnsi="微软雅黑 Light" w:eastAsia="微软雅黑 Light" w:cs="宋体"/>
          <w:color w:val="000000"/>
          <w:kern w:val="0"/>
          <w:szCs w:val="21"/>
        </w:rPr>
      </w:pPr>
      <w:r>
        <w:rPr>
          <w:rFonts w:ascii="微软雅黑 Light" w:hAnsi="微软雅黑 Light" w:eastAsia="微软雅黑 Light" w:cs="宋体"/>
          <w:color w:val="000000"/>
          <w:kern w:val="0"/>
          <w:szCs w:val="21"/>
        </w:rPr>
        <w:t>8.4.1</w:t>
      </w:r>
      <w:r>
        <w:rPr>
          <w:rFonts w:hint="eastAsia" w:ascii="微软雅黑 Light" w:hAnsi="微软雅黑 Light" w:eastAsia="微软雅黑 Light" w:cs="宋体"/>
          <w:color w:val="000000"/>
          <w:kern w:val="0"/>
          <w:szCs w:val="21"/>
        </w:rPr>
        <w:t>本协议、订单、或服务终止或到期后：</w:t>
      </w:r>
      <w:r>
        <w:rPr>
          <w:rFonts w:ascii="微软雅黑 Light" w:hAnsi="微软雅黑 Light" w:eastAsia="微软雅黑 Light" w:cs="宋体"/>
          <w:color w:val="000000"/>
          <w:kern w:val="0"/>
          <w:szCs w:val="21"/>
        </w:rPr>
        <w:t xml:space="preserve">(i) </w:t>
      </w:r>
      <w:r>
        <w:rPr>
          <w:rFonts w:hint="eastAsia" w:ascii="微软雅黑 Light" w:hAnsi="微软雅黑 Light" w:eastAsia="微软雅黑 Light" w:cs="宋体"/>
          <w:color w:val="000000"/>
          <w:kern w:val="0"/>
          <w:szCs w:val="21"/>
        </w:rPr>
        <w:t>甲方应在终止或到期后三十（</w:t>
      </w:r>
      <w:r>
        <w:rPr>
          <w:rFonts w:ascii="微软雅黑 Light" w:hAnsi="微软雅黑 Light" w:eastAsia="微软雅黑 Light" w:cs="宋体"/>
          <w:color w:val="000000"/>
          <w:kern w:val="0"/>
          <w:szCs w:val="21"/>
        </w:rPr>
        <w:t>30</w:t>
      </w:r>
      <w:r>
        <w:rPr>
          <w:rFonts w:hint="eastAsia" w:ascii="微软雅黑 Light" w:hAnsi="微软雅黑 Light" w:eastAsia="微软雅黑 Light" w:cs="宋体"/>
          <w:color w:val="000000"/>
          <w:kern w:val="0"/>
          <w:szCs w:val="21"/>
        </w:rPr>
        <w:t>）日内向腾讯云支付该订单项下的任何应付费用或其他款项，</w:t>
      </w:r>
      <w:r>
        <w:rPr>
          <w:rFonts w:ascii="微软雅黑 Light" w:hAnsi="微软雅黑 Light" w:eastAsia="微软雅黑 Light" w:cs="宋体"/>
          <w:color w:val="000000"/>
          <w:kern w:val="0"/>
          <w:szCs w:val="21"/>
        </w:rPr>
        <w:t xml:space="preserve">(ii) </w:t>
      </w:r>
      <w:r>
        <w:rPr>
          <w:rFonts w:hint="eastAsia" w:ascii="微软雅黑 Light" w:hAnsi="微软雅黑 Light" w:eastAsia="微软雅黑 Light" w:cs="宋体"/>
          <w:color w:val="000000"/>
          <w:kern w:val="0"/>
          <w:szCs w:val="21"/>
        </w:rPr>
        <w:t>甲方应删除腾讯云的软件（如有），并将适用于该订单的任何应用程序和用户业务数据从服务中移除；</w:t>
      </w:r>
      <w:r>
        <w:rPr>
          <w:rFonts w:ascii="微软雅黑 Light" w:hAnsi="微软雅黑 Light" w:eastAsia="微软雅黑 Light" w:cs="宋体"/>
          <w:color w:val="000000"/>
          <w:kern w:val="0"/>
          <w:szCs w:val="21"/>
        </w:rPr>
        <w:t xml:space="preserve"> (iii) </w:t>
      </w:r>
      <w:r>
        <w:rPr>
          <w:rFonts w:hint="eastAsia" w:ascii="微软雅黑 Light" w:hAnsi="微软雅黑 Light" w:eastAsia="微软雅黑 Light" w:cs="宋体"/>
          <w:color w:val="000000"/>
          <w:kern w:val="0"/>
          <w:szCs w:val="21"/>
        </w:rPr>
        <w:t>甲方在本协议下与该订单有关的权利应立即停止；及</w:t>
      </w:r>
      <w:r>
        <w:rPr>
          <w:rFonts w:ascii="微软雅黑 Light" w:hAnsi="微软雅黑 Light" w:eastAsia="微软雅黑 Light" w:cs="宋体"/>
          <w:color w:val="000000"/>
          <w:kern w:val="0"/>
          <w:szCs w:val="21"/>
        </w:rPr>
        <w:t xml:space="preserve">(iv) </w:t>
      </w:r>
      <w:r>
        <w:rPr>
          <w:rFonts w:hint="eastAsia" w:ascii="微软雅黑 Light" w:hAnsi="微软雅黑 Light" w:eastAsia="微软雅黑 Light" w:cs="宋体"/>
          <w:color w:val="000000"/>
          <w:kern w:val="0"/>
          <w:szCs w:val="21"/>
        </w:rPr>
        <w:t>经对方要求，双方将尽商业合理努力，返还或销毁对方的所有保密信息。</w:t>
      </w:r>
    </w:p>
    <w:bookmarkEnd w:id="19"/>
    <w:p w14:paraId="0F923018">
      <w:pPr>
        <w:spacing w:before="0" w:beforeAutospacing="0" w:after="0" w:afterAutospacing="0" w:line="440" w:lineRule="exact"/>
        <w:rPr>
          <w:rFonts w:ascii="微软雅黑 Light" w:hAnsi="微软雅黑 Light" w:eastAsia="微软雅黑 Light" w:cs="宋体"/>
          <w:color w:val="000000"/>
          <w:kern w:val="0"/>
          <w:szCs w:val="21"/>
        </w:rPr>
      </w:pPr>
      <w:r>
        <w:rPr>
          <w:rFonts w:ascii="微软雅黑 Light" w:hAnsi="微软雅黑 Light" w:eastAsia="微软雅黑 Light" w:cs="宋体"/>
          <w:color w:val="000000"/>
          <w:kern w:val="0"/>
          <w:szCs w:val="21"/>
        </w:rPr>
        <w:t>8.4.2</w:t>
      </w:r>
      <w:r>
        <w:rPr>
          <w:rFonts w:hint="eastAsia" w:ascii="微软雅黑 Light" w:hAnsi="微软雅黑 Light" w:eastAsia="微软雅黑 Light" w:cs="宋体"/>
          <w:color w:val="000000"/>
          <w:kern w:val="0"/>
          <w:szCs w:val="21"/>
        </w:rPr>
        <w:t>除非另有明确的书面约定，腾讯云没有义务在该合同、订单、或服务终止后向甲方提供适用于已终止合同或订单项下服务的用户业务数据。</w:t>
      </w:r>
    </w:p>
    <w:p w14:paraId="764BC8B4">
      <w:pPr>
        <w:spacing w:before="0" w:beforeAutospacing="0" w:after="0" w:afterAutospacing="0" w:line="440" w:lineRule="exact"/>
        <w:rPr>
          <w:rFonts w:ascii="微软雅黑 Light" w:hAnsi="微软雅黑 Light" w:eastAsia="微软雅黑 Light" w:cs="宋体"/>
          <w:color w:val="000000"/>
          <w:kern w:val="0"/>
          <w:szCs w:val="21"/>
        </w:rPr>
      </w:pPr>
      <w:r>
        <w:rPr>
          <w:rFonts w:ascii="微软雅黑 Light" w:hAnsi="微软雅黑 Light" w:eastAsia="微软雅黑 Light" w:cs="宋体"/>
          <w:color w:val="000000"/>
          <w:kern w:val="0"/>
          <w:szCs w:val="21"/>
        </w:rPr>
        <w:t>8.4.3</w:t>
      </w:r>
      <w:r>
        <w:rPr>
          <w:rFonts w:hint="eastAsia" w:ascii="微软雅黑 Light" w:hAnsi="微软雅黑 Light" w:eastAsia="微软雅黑 Light" w:cs="宋体"/>
          <w:color w:val="000000"/>
          <w:kern w:val="0"/>
          <w:szCs w:val="21"/>
        </w:rPr>
        <w:t>本协议的整体终止将导致所有订单、服务的终止。</w:t>
      </w:r>
    </w:p>
    <w:p w14:paraId="545FA63D">
      <w:pPr>
        <w:spacing w:before="0" w:beforeAutospacing="0" w:after="0" w:afterAutospacing="0" w:line="440" w:lineRule="exact"/>
        <w:rPr>
          <w:rFonts w:ascii="微软雅黑 Light" w:hAnsi="微软雅黑 Light" w:eastAsia="微软雅黑 Light" w:cs="宋体"/>
          <w:color w:val="000000"/>
          <w:kern w:val="0"/>
          <w:szCs w:val="21"/>
        </w:rPr>
      </w:pPr>
      <w:r>
        <w:rPr>
          <w:rFonts w:ascii="微软雅黑 Light" w:hAnsi="微软雅黑 Light" w:eastAsia="微软雅黑 Light" w:cs="宋体"/>
          <w:color w:val="000000"/>
          <w:kern w:val="0"/>
          <w:szCs w:val="21"/>
        </w:rPr>
        <w:t>8.4.4</w:t>
      </w:r>
      <w:r>
        <w:rPr>
          <w:rFonts w:hint="eastAsia" w:ascii="微软雅黑 Light" w:hAnsi="微软雅黑 Light" w:eastAsia="微软雅黑 Light" w:cs="宋体"/>
          <w:color w:val="000000"/>
          <w:kern w:val="0"/>
          <w:szCs w:val="21"/>
        </w:rPr>
        <w:t>此外，以下条款在本协议到期或终止后仍然有效：</w:t>
      </w:r>
    </w:p>
    <w:p w14:paraId="74794DF2">
      <w:pPr>
        <w:spacing w:before="0" w:beforeAutospacing="0" w:after="0" w:afterAutospacing="0" w:line="440" w:lineRule="exact"/>
        <w:rPr>
          <w:rFonts w:ascii="微软雅黑 Light" w:hAnsi="微软雅黑 Light" w:eastAsia="微软雅黑 Light" w:cs="宋体"/>
          <w:color w:val="000000"/>
          <w:kern w:val="0"/>
          <w:szCs w:val="21"/>
        </w:rPr>
      </w:pPr>
      <w:r>
        <w:rPr>
          <w:rFonts w:hint="eastAsia" w:ascii="微软雅黑 Light" w:hAnsi="微软雅黑 Light" w:eastAsia="微软雅黑 Light" w:cs="宋体"/>
          <w:color w:val="000000"/>
          <w:kern w:val="0"/>
          <w:szCs w:val="21"/>
        </w:rPr>
        <w:t>（a</w:t>
      </w:r>
      <w:r>
        <w:rPr>
          <w:rFonts w:ascii="微软雅黑 Light" w:hAnsi="微软雅黑 Light" w:eastAsia="微软雅黑 Light" w:cs="宋体"/>
          <w:color w:val="000000"/>
          <w:kern w:val="0"/>
          <w:szCs w:val="21"/>
        </w:rPr>
        <w:t>）</w:t>
      </w:r>
      <w:r>
        <w:rPr>
          <w:rFonts w:hint="eastAsia" w:ascii="微软雅黑 Light" w:hAnsi="微软雅黑 Light" w:eastAsia="微软雅黑 Light"/>
          <w:szCs w:val="21"/>
        </w:rPr>
        <w:t>本采购合同:</w:t>
      </w:r>
      <w:r>
        <w:rPr>
          <w:rFonts w:ascii="微软雅黑 Light" w:hAnsi="微软雅黑 Light" w:eastAsia="微软雅黑 Light"/>
          <w:szCs w:val="21"/>
        </w:rPr>
        <w:t xml:space="preserve"> </w:t>
      </w:r>
      <w:r>
        <w:rPr>
          <w:rFonts w:hint="eastAsia" w:ascii="微软雅黑 Light" w:hAnsi="微软雅黑 Light" w:eastAsia="微软雅黑 Light" w:cs="宋体"/>
          <w:color w:val="000000"/>
          <w:kern w:val="0"/>
          <w:szCs w:val="21"/>
        </w:rPr>
        <w:t>第7、8、1</w:t>
      </w:r>
      <w:r>
        <w:rPr>
          <w:rFonts w:ascii="微软雅黑 Light" w:hAnsi="微软雅黑 Light" w:eastAsia="微软雅黑 Light" w:cs="宋体"/>
          <w:color w:val="000000"/>
          <w:kern w:val="0"/>
          <w:szCs w:val="21"/>
        </w:rPr>
        <w:t>0</w:t>
      </w:r>
      <w:r>
        <w:rPr>
          <w:rFonts w:hint="eastAsia" w:ascii="微软雅黑 Light" w:hAnsi="微软雅黑 Light" w:eastAsia="微软雅黑 Light" w:cs="宋体"/>
          <w:color w:val="000000"/>
          <w:kern w:val="0"/>
          <w:szCs w:val="21"/>
        </w:rPr>
        <w:t>、1</w:t>
      </w:r>
      <w:r>
        <w:rPr>
          <w:rFonts w:ascii="微软雅黑 Light" w:hAnsi="微软雅黑 Light" w:eastAsia="微软雅黑 Light" w:cs="宋体"/>
          <w:color w:val="000000"/>
          <w:kern w:val="0"/>
          <w:szCs w:val="21"/>
        </w:rPr>
        <w:t>1</w:t>
      </w:r>
      <w:r>
        <w:rPr>
          <w:rFonts w:hint="eastAsia" w:ascii="微软雅黑 Light" w:hAnsi="微软雅黑 Light" w:eastAsia="微软雅黑 Light" w:cs="宋体"/>
          <w:color w:val="000000"/>
          <w:kern w:val="0"/>
          <w:szCs w:val="21"/>
        </w:rPr>
        <w:t>、和1</w:t>
      </w:r>
      <w:r>
        <w:rPr>
          <w:rFonts w:ascii="微软雅黑 Light" w:hAnsi="微软雅黑 Light" w:eastAsia="微软雅黑 Light" w:cs="宋体"/>
          <w:color w:val="000000"/>
          <w:kern w:val="0"/>
          <w:szCs w:val="21"/>
        </w:rPr>
        <w:t>3</w:t>
      </w:r>
      <w:r>
        <w:rPr>
          <w:rFonts w:hint="eastAsia" w:ascii="微软雅黑 Light" w:hAnsi="微软雅黑 Light" w:eastAsia="微软雅黑 Light" w:cs="宋体"/>
          <w:color w:val="000000"/>
          <w:kern w:val="0"/>
          <w:szCs w:val="21"/>
        </w:rPr>
        <w:t>条。</w:t>
      </w:r>
    </w:p>
    <w:p w14:paraId="6CB02A4F">
      <w:pPr>
        <w:spacing w:before="0" w:beforeAutospacing="0" w:after="0" w:afterAutospacing="0" w:line="440" w:lineRule="exact"/>
        <w:rPr>
          <w:rFonts w:ascii="Microsoft YaHei UI Light" w:hAnsi="Microsoft YaHei UI Light" w:eastAsia="微软雅黑 Light"/>
        </w:rPr>
      </w:pPr>
      <w:r>
        <w:rPr>
          <w:rFonts w:hint="eastAsia" w:ascii="微软雅黑 Light" w:hAnsi="微软雅黑 Light" w:eastAsia="微软雅黑 Light" w:cs="宋体"/>
          <w:color w:val="000000"/>
          <w:kern w:val="0"/>
          <w:szCs w:val="21"/>
        </w:rPr>
        <w:t>（b</w:t>
      </w:r>
      <w:r>
        <w:rPr>
          <w:rFonts w:ascii="微软雅黑 Light" w:hAnsi="微软雅黑 Light" w:eastAsia="微软雅黑 Light" w:cs="宋体"/>
          <w:color w:val="000000"/>
          <w:kern w:val="0"/>
          <w:szCs w:val="21"/>
        </w:rPr>
        <w:t>）</w:t>
      </w:r>
      <w:r>
        <w:rPr>
          <w:rFonts w:hint="eastAsia" w:ascii="微软雅黑 Light" w:hAnsi="微软雅黑 Light" w:eastAsia="微软雅黑 Light" w:cs="宋体"/>
          <w:color w:val="000000"/>
          <w:kern w:val="0"/>
          <w:szCs w:val="21"/>
        </w:rPr>
        <w:t>本附录：第3、4、5、6、7、8</w:t>
      </w:r>
      <w:r>
        <w:rPr>
          <w:rFonts w:ascii="微软雅黑 Light" w:hAnsi="微软雅黑 Light" w:eastAsia="微软雅黑 Light" w:cs="宋体"/>
          <w:color w:val="000000"/>
          <w:kern w:val="0"/>
          <w:szCs w:val="21"/>
        </w:rPr>
        <w:t>.3</w:t>
      </w:r>
      <w:r>
        <w:rPr>
          <w:rFonts w:hint="eastAsia" w:ascii="微软雅黑 Light" w:hAnsi="微软雅黑 Light" w:eastAsia="微软雅黑 Light" w:cs="宋体"/>
          <w:color w:val="000000"/>
          <w:kern w:val="0"/>
          <w:szCs w:val="21"/>
        </w:rPr>
        <w:t>、8</w:t>
      </w:r>
      <w:r>
        <w:rPr>
          <w:rFonts w:ascii="微软雅黑 Light" w:hAnsi="微软雅黑 Light" w:eastAsia="微软雅黑 Light" w:cs="宋体"/>
          <w:color w:val="000000"/>
          <w:kern w:val="0"/>
          <w:szCs w:val="21"/>
        </w:rPr>
        <w:t>.4</w:t>
      </w:r>
      <w:r>
        <w:rPr>
          <w:rFonts w:hint="eastAsia" w:ascii="微软雅黑 Light" w:hAnsi="微软雅黑 Light" w:eastAsia="微软雅黑 Light" w:cs="宋体"/>
          <w:color w:val="000000"/>
          <w:kern w:val="0"/>
          <w:szCs w:val="21"/>
        </w:rPr>
        <w:t xml:space="preserve"> 条。</w:t>
      </w:r>
    </w:p>
    <w:p w14:paraId="3100FCAC">
      <w:pPr>
        <w:spacing w:before="0" w:beforeAutospacing="0" w:after="0" w:afterAutospacing="0" w:line="440" w:lineRule="exact"/>
        <w:rPr>
          <w:rFonts w:ascii="仿宋" w:hAnsi="仿宋" w:eastAsia="仿宋" w:cs="Times New Roman"/>
          <w:b/>
          <w:sz w:val="24"/>
        </w:rPr>
      </w:pPr>
    </w:p>
    <w:sectPr>
      <w:pgSz w:w="11900" w:h="16840"/>
      <w:pgMar w:top="1191" w:right="1021" w:bottom="1191" w:left="1021" w:header="907" w:footer="907" w:gutter="0"/>
      <w:cols w:space="425" w:num="1"/>
      <w:docGrid w:type="lines" w:linePitch="312"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珊 吴" w:date="2025-08-06T11:01:00Z" w:initials="珊">
    <w:p w14:paraId="20AB5B8C">
      <w:pPr>
        <w:pStyle w:val="5"/>
        <w:rPr>
          <w:rFonts w:hint="eastAsia"/>
        </w:rPr>
      </w:pPr>
      <w:r>
        <w:rPr>
          <w:rFonts w:hint="eastAsia"/>
        </w:rPr>
        <w:t>是否存在改造修改服务相关代码？</w:t>
      </w:r>
    </w:p>
  </w:comment>
  <w:comment w:id="1" w:author="珊 吴" w:date="2025-08-06T11:02:00Z" w:initials="珊">
    <w:p w14:paraId="37B93081">
      <w:pPr>
        <w:pStyle w:val="5"/>
        <w:rPr>
          <w:rFonts w:hint="eastAsia"/>
        </w:rPr>
      </w:pPr>
      <w:r>
        <w:rPr>
          <w:rFonts w:hint="eastAsia"/>
        </w:rPr>
        <w:t>但是应提前告知甲方。否则甲方有权要求乙方承担甲方因此遭受的所有损失。</w:t>
      </w:r>
    </w:p>
  </w:comment>
  <w:comment w:id="2" w:author="珊 吴" w:date="2025-08-06T11:05:00Z" w:initials="珊">
    <w:p w14:paraId="4CA3177D">
      <w:pPr>
        <w:pStyle w:val="5"/>
        <w:rPr>
          <w:rFonts w:hint="eastAsia"/>
        </w:rPr>
      </w:pPr>
      <w:r>
        <w:rPr>
          <w:rFonts w:hint="eastAsia"/>
        </w:rPr>
        <w:t>建议删除。甲方应有权要求乙方补足暂停服务期限的服务。</w:t>
      </w:r>
    </w:p>
  </w:comment>
  <w:comment w:id="3" w:author="珊 吴" w:date="2025-08-06T11:06:00Z" w:initials="珊">
    <w:p w14:paraId="4A1AECAB">
      <w:pPr>
        <w:pStyle w:val="5"/>
        <w:rPr>
          <w:rFonts w:hint="eastAsia"/>
        </w:rPr>
      </w:pPr>
      <w:r>
        <w:rPr>
          <w:rFonts w:hint="eastAsia"/>
        </w:rPr>
        <w:t>应向主协议约定的联系人发出具体书面通知。</w:t>
      </w:r>
    </w:p>
  </w:comment>
  <w:comment w:id="4" w:author="珊 吴" w:date="2025-08-06T11:24:00Z" w:initials="珊">
    <w:p w14:paraId="770FA7C4">
      <w:pPr>
        <w:pStyle w:val="5"/>
        <w:rPr>
          <w:rFonts w:hint="eastAsia"/>
        </w:rPr>
      </w:pPr>
      <w:r>
        <w:rPr>
          <w:rFonts w:hint="eastAsia"/>
        </w:rPr>
        <w:t>请评估实际使用过程中是否存在此等行为。</w:t>
      </w:r>
    </w:p>
  </w:comment>
  <w:comment w:id="5" w:author="珊 吴" w:date="2025-08-06T11:25:00Z" w:initials="珊">
    <w:p w14:paraId="2817CD97">
      <w:pPr>
        <w:pStyle w:val="5"/>
        <w:rPr>
          <w:rFonts w:hint="eastAsia"/>
        </w:rPr>
      </w:pPr>
      <w:r>
        <w:rPr>
          <w:rFonts w:hint="eastAsia"/>
        </w:rPr>
        <w:t>请修改为：未经腾讯云授权的其他任何人对软件或服务的修改。</w:t>
      </w:r>
    </w:p>
  </w:comment>
  <w:comment w:id="6" w:author="珊 吴" w:date="2025-08-06T11:26:00Z" w:initials="珊">
    <w:p w14:paraId="0173BDAA">
      <w:pPr>
        <w:pStyle w:val="5"/>
        <w:rPr>
          <w:rFonts w:hint="eastAsia"/>
        </w:rPr>
      </w:pPr>
      <w:r>
        <w:rPr>
          <w:rFonts w:hint="eastAsia"/>
        </w:rPr>
        <w:t>应根据纠纷处置情况判断乙方责任。建议删除。</w:t>
      </w:r>
    </w:p>
  </w:comment>
  <w:comment w:id="7" w:author="珊 吴" w:date="2025-08-06T11:23:00Z" w:initials="珊">
    <w:p w14:paraId="03830E7C">
      <w:pPr>
        <w:pStyle w:val="5"/>
        <w:rPr>
          <w:rFonts w:hint="eastAsia"/>
        </w:rPr>
      </w:pPr>
      <w:r>
        <w:rPr>
          <w:rFonts w:hint="eastAsia"/>
        </w:rPr>
        <w:t>请补充乙方的违约责任，即因甲方使用腾讯云软件或服务而遭受第三方关于知识产权侵权主张的，腾讯云应向甲方承担违约责任，包括恢复名誉，纠纷期间服务暂停的赔偿等。</w:t>
      </w:r>
    </w:p>
  </w:comment>
  <w:comment w:id="8" w:author="珊 吴" w:date="2025-08-06T11:35:00Z" w:initials="珊">
    <w:p w14:paraId="2A4B54C4">
      <w:pPr>
        <w:pStyle w:val="5"/>
        <w:rPr>
          <w:rFonts w:hint="eastAsia"/>
        </w:rPr>
      </w:pPr>
      <w:r>
        <w:rPr>
          <w:rFonts w:hint="eastAsia"/>
        </w:rPr>
        <w:t>请确认是否接受以下免责情形。</w:t>
      </w:r>
    </w:p>
  </w:comment>
  <w:comment w:id="9" w:author="珊 吴" w:date="2025-08-06T11:37:00Z" w:initials="珊">
    <w:p w14:paraId="2AD109C3">
      <w:pPr>
        <w:pStyle w:val="5"/>
        <w:rPr>
          <w:rFonts w:hint="eastAsia"/>
        </w:rPr>
      </w:pPr>
      <w:r>
        <w:rPr>
          <w:rFonts w:hint="eastAsia"/>
        </w:rPr>
        <w:t>应提供相应证据证明，不因腾讯云“合理相信”之理由。</w:t>
      </w:r>
    </w:p>
  </w:comment>
  <w:comment w:id="10" w:author="sh_*6691u8" w:date="2026-03-04T20:55:28.480+08:00">
    <w:p>
      <w:r>
        <w:t>【风险】乙方单方变更服务规则削弱甲方权利</w:t>
      </w:r>
    </w:p>
    <w:p>
      <w:r>
        <w:t>【说明】主合同约定服务规则由乙方单方制定并可变更，甲方采购的核心服务标准可能被单方修改，权利不稳定。通过修改“通则”条款限制乙方单方变更权，明确附件二效力优先。</w:t>
      </w:r>
    </w:p>
    <w:p>
      <w:r>
        <w:t>【修改】腾讯云会通过腾讯云网站或其他约定的方式，发布、展示与腾讯云具体服务相关的服务协议、服务规范/规则、服务等级协议（SLA）及服务说明、技术规范、使用流程、操作文档、计费标准等内容，前述发布、展示的内容统称为服务规则，与本协议共同构成对甲方和腾讯云具有约束力的文件。但附件二《浙江农村商业联合银行互联网类系统CDN加速服务项目工作任务说明书》中约定的服务可用性保证及赔偿标准优先适用，乙方不得单方变更。</w:t>
      </w:r>
    </w:p>
  </w:comment>
  <w:comment w:id="11" w:author="sh_*6691u8" w:date="2026-03-04T20:55:28.481+08:00">
    <w:p>
      <w:r>
        <w:t>【风险】表述模糊</w:t>
      </w:r>
    </w:p>
    <w:p>
      <w:r>
        <w:t>【说明】“服务费用”条款中违约金计算基数约定模糊，需明确违约金的计收周期和起算时间。</w:t>
      </w:r>
    </w:p>
    <w:p>
      <w:r>
        <w:t>【修改】如果甲方发生欠费，腾讯云有权每天按照甲方欠费金额的万分之五的标准向甲方收取违约金，违约金自欠费之日起计算，直至欠费结清之日止。</w:t>
      </w:r>
    </w:p>
  </w:comment>
  <w:comment w:id="12" w:author="sh_*6691u8" w:date="2026-03-04T20:55:28.481+08:00">
    <w:p>
      <w:r>
        <w:t>【风险】账单异议期过短且举证责任倒置</w:t>
      </w:r>
    </w:p>
    <w:p>
      <w:r>
        <w:t>【说明】甲方对账单异议需5个工作日内提出，且异议举证责任转移给甲方。通过修改“服务费用”条款延长异议期至15个工作日，调整举证责任。</w:t>
      </w:r>
    </w:p>
    <w:p>
      <w:r>
        <w:t>【修改】3.2.7甲方可以通过登陆腾讯云账号或事先指定的账单接收邮箱等途径查看甲方的费用消耗状况和账单。腾讯云在每个月度均会向甲方提供账单，该账单作为双方费用结算凭据，甲方对账单有异议的，应在收到账单后15个工作日内向腾讯云提出；甲方在前述期限内没有提出异议，则视为甲方已确认账单。对于甲方有异议的账单，由甲方和腾讯云双方进行核查，以核查后双方确认的账单为准。核查期间，甲方应先行支付无异议部分的金额。甲方不认可核查结果的，由乙方承担举证责任证明账单计费无误，否则以甲方主张的金额为准。</w:t>
      </w:r>
    </w:p>
  </w:comment>
  <w:comment w:id="13" w:author="sh_*6691u8" w:date="2026-03-04T20:55:28.481+08:00">
    <w:p>
      <w:r>
        <w:t>【风险】乙方服务中止与终止权过于宽泛</w:t>
      </w:r>
    </w:p>
    <w:p>
      <w:r>
        <w:t>【说明】乙方可在甲方欠费时随时暂停或终止服务，缺乏对甲方申辩和纠正期的保护。通过修改“服务费用”条款限制乙方单方中止权利，增加纠正期。</w:t>
      </w:r>
    </w:p>
    <w:p>
      <w:r>
        <w:t>【修改】3.2.9甲方应当及时、足额向腾讯云支付费用。甲方发生欠费时，腾讯云可能会向甲方发出合理的提示或催告。甲方未按约足额支付服务费用超过15个工作日的，腾讯云除了可以要求甲方承担相应违约责任外，还有权采取暂停提供相应服务措施；超过30个工作日仍未支付的，腾讯云有权终止提供相应服务。腾讯云因此终止甲方的服务，会向甲方发送必要的通知。</w:t>
      </w:r>
    </w:p>
  </w:comment>
  <w:comment w:id="14" w:author="sh_*6691u8" w:date="2026-03-04T20:55:28.481+08:00">
    <w:p>
      <w:r>
        <w:t>【风险】指代不清</w:t>
      </w:r>
    </w:p>
    <w:p>
      <w:r>
        <w:t>【说明】“服务支持”条款中“其将不视为腾讯云违约”的“其”指代不明，需明确责任主体，避免使用可能产生歧义的代词。</w:t>
      </w:r>
    </w:p>
    <w:p>
      <w:r>
        <w:t>【修改】甲方理解并同意，腾讯云的服务是按照现有技术和条件所能达到的现状提供的。腾讯云将尽合理的努力，并在适配的安全能力下确保服务的连贯性和安全性，但腾讯云不能保证其所提供的服务毫无瑕疵。因此，即使腾讯云提供的服务存在瑕疵，但若上述瑕疵是当时行业技术水平所无法避免的，该等瑕疵不视为腾讯云违约，腾讯云也无需承担任何责任，双方应友好协作共同解决问题。</w:t>
      </w:r>
    </w:p>
  </w:comment>
  <w:comment w:id="15" w:author="sh_*6691u8" w:date="2026-03-04T20:55:28.482+08:00">
    <w:p>
      <w:r>
        <w:t>【风险】服务瑕疵免责条款不合理</w:t>
      </w:r>
    </w:p>
    <w:p>
      <w:r>
        <w:t>【说明】约定服务瑕疵若为行业技术水平无法避免则不视为违约，主观性强，削弱乙方质量保证义务。通过修改“服务支持”条款删除该免责条款。</w:t>
      </w:r>
    </w:p>
    <w:p>
      <w:r>
        <w:t>【修改】3.3.5 甲方理解并同意，腾讯云的服务是按照现有技术和条件所能达到的现状提供的。腾讯云将尽合理的努力，并在适配的安全能力下确保服务的连贯性和安全性，若腾讯云提供的服务存在瑕疵，腾讯云应承担相应违约责任。</w:t>
      </w:r>
    </w:p>
  </w:comment>
  <w:comment w:id="16" w:author="sh_*6691u8" w:date="2026-03-04T20:55:28.482+08:00">
    <w:p>
      <w:r>
        <w:t>【风险】表述模糊</w:t>
      </w:r>
    </w:p>
    <w:p>
      <w:r>
        <w:t>【说明】“第三方产品或服务”条款中合同解除条件约定不清，需明确违约情形下的具体责任承担方式。</w:t>
      </w:r>
    </w:p>
    <w:p>
      <w:r>
        <w:t>【修改】因公司合并、分立、经营调整等原因，腾讯云可将本协议部分或全部权利义务转让予腾讯云关联公司或其他指定的第三方，腾讯云须提前通知甲方，并尽力确保不对甲方所使用的腾讯云服务产生不利影响。甲方对此有异议的可在收到通知后的30天内向腾讯云提出。在未获得甲方书面同意或者双方达成一致前，乙方擅自将本协议部分或者全部权利义务转让予其他第三方，甲方有权要求乙方支付相当于该转让所涉服务上一年度服务费用总额20%的违约金，若因此给甲方造成其他损失的，乙方还应予以赔偿。</w:t>
      </w:r>
    </w:p>
  </w:comment>
  <w:comment w:id="17" w:author="sh_*6691u8" w:date="2026-03-04T20:55:28.483+08:00">
    <w:p>
      <w:r>
        <w:t>【风险】乙方知识产权保证责任存在多项除外情形</w:t>
      </w:r>
    </w:p>
    <w:p>
      <w:r>
        <w:t>【说明】附件三约定乙方对第三方知识产权侵权指控有多项免责情形，可能免于承担实质性责任。通过修改“知识产权”条款明确乙方对可归责于自身原因的侵权承担赔偿责任。</w:t>
      </w:r>
    </w:p>
    <w:p>
      <w:r>
        <w:t>【修改】腾讯云将为甲方和解或抗辩提供可获得的必要合理信息和协助，并就可归责于腾讯云原因导致甲方的损害向甲方承担相应赔偿责任。但是对于如下情形下第三方提出的索赔，甲方应独自进行抗辩，并就任何不利的最终判决或和解支付赔偿：(a) 甲方使用非腾讯云提供的技术或软件或软件改进；(b) 甲方独自开发的技术或软件或软件改进； (c) 甲方对腾讯云产品及其他第三方软件或技术进行组合、改变的软件或技术；（d）腾讯云根据甲方特别要求或指定符合特定规范或要求提供的服务或产品；（e）甲方未遵循、执行腾讯云服务规则及相关通知所引起的责任。如该等索赔系因乙方过错导致的，则乙方应承担相应赔偿责任。</w:t>
      </w:r>
    </w:p>
  </w:comment>
  <w:comment w:id="18" w:author="sh_*6691u8" w:date="2026-03-04T20:55:28.483+08:00">
    <w:p>
      <w:r>
        <w:t>【风险】甲方就第三方侵权承担过宽赔偿义务</w:t>
      </w:r>
    </w:p>
    <w:p>
      <w:r>
        <w:t>【说明】约定因甲方使用服务侵害第三方权益导致乙方向甲方索赔，甲方需足额赔偿，未与乙方过错关联。通过修改“违约责任”条款限制甲方仅对自身过错导致的损失承担赔偿。</w:t>
      </w:r>
    </w:p>
    <w:p>
      <w:r>
        <w:t>【修改】9.2甲方应保证提交腾讯云的任何资料、使用腾讯云的服务及使用腾讯云服务所产生的成果未侵犯任何第三方的合法权益。甲方同意，由于甲方自身违法违规、违反本协议或甲方侵害他人任何权利而衍生或导致任何第三方向腾讯云或其关联公司提出任何索赔或请求，或腾讯云和其关联公司因此而发生任何损失，甲方同意将足额进行赔偿。如该等索赔或损失系因乙方过错导致的，则甲方不承担赔偿责任。</w:t>
      </w:r>
    </w:p>
  </w:comment>
  <w:comment w:id="19" w:author="sh_*6691u8" w:date="2026-03-04T20:55:28.483+08:00">
    <w:p>
      <w:r>
        <w:t>【风险】乙方间接损失完全免责</w:t>
      </w:r>
    </w:p>
    <w:p>
      <w:r>
        <w:t>【说明】乙方明确排除对利润损失、商誉损失等间接损失的责任，若因乙方原因导致甲方业务中断，无法获得相应赔偿。通过修改“违约责任”条款删除间接损失免责条款。</w:t>
      </w:r>
    </w:p>
    <w:p>
      <w:r>
        <w:t>【修改】9.3 于任何情形下，腾讯云不对惩罚性的损害和赔偿承担责任。</w:t>
      </w:r>
    </w:p>
  </w:comment>
  <w:comment w:id="20" w:author="sh_*6691u8" w:date="2026-03-04T20:55:28.483+08:00">
    <w:p>
      <w:r>
        <w:t>【风险】乙方赔偿责任上限过低</w:t>
      </w:r>
    </w:p>
    <w:p>
      <w:r>
        <w:t>【说明】乙方对任何损失的最高赔偿额不超过甲方就该服务在合同期内已支付的费用总额，无法弥补重大损失。通过修改“违约责任”条款提高赔偿上限至三倍。</w:t>
      </w:r>
    </w:p>
    <w:p>
      <w:r>
        <w:t>【修改】腾讯云在本协议项下所承担的损失赔偿责任不超过损害发生时甲方就该服务在本合同期内过往所支付的服务费用总额的三倍。</w:t>
      </w:r>
    </w:p>
  </w:comment>
  <w:comment w:id="21" w:author="sh_*6691u8" w:date="2026-03-04T20:55:28.484+08:00">
    <w:p>
      <w:r>
        <w:t>【风险】主体名称不一致</w:t>
      </w:r>
    </w:p>
    <w:p>
      <w:r>
        <w:t>【说明】合同附件中甲方主体名称使用简称未统一为全称，需将附件标题中的简称统一为合同首部使用的全称。</w:t>
      </w:r>
    </w:p>
    <w:p>
      <w:r>
        <w:t>【修改】附件二、浙江农村商业联合银行股份有限公司互联网类系统CDN加速服务项目工作任务说明书</w:t>
      </w:r>
    </w:p>
  </w:comment>
  <w:comment w:id="22" w:author="sh_*6691u8" w:date="2026-03-04T20:55:28.485+08:00">
    <w:p>
      <w:r>
        <w:t>【风险】主体名称不一致</w:t>
      </w:r>
    </w:p>
    <w:p>
      <w:r>
        <w:t>【说明】合同附件及部分条款中甲方主体名称使用简称未统一为全称，需将商务要求条款中的简称统一为合同首部使用的全称。</w:t>
      </w:r>
    </w:p>
    <w:p>
      <w:r>
        <w:t>【修改】根据甲方要求，乙方实施合同规定的服务，由甲方对服务实施情况进行验收，经甲方确认合格后，按实际经双方核实的缴费账单，计算得出相应服务费用，并按服务规则确定的付款期限内支付费用支付款项，具体如下，其中甲方指浙江农村商业联合银行股份有限公司，乙方指腾讯云计算（北京）有限责任公司。</w:t>
      </w:r>
    </w:p>
  </w:comment>
  <w:comment w:id="23" w:author="sh_*6691u8" w:date="2026-03-04T20:55:28.485+08:00">
    <w:p>
      <w:r>
        <w:t>【风险】错别字和语义</w:t>
      </w:r>
    </w:p>
    <w:p>
      <w:r>
        <w:t>【说明】“商务要求”条款中存在重复表述，需删除重复的语义表述，使语句通顺。</w:t>
      </w:r>
    </w:p>
    <w:p>
      <w:r>
        <w:t>【修改】根据甲方要求，乙方实施合同规定的服务，由甲方对服务实施情况进行验收，经甲方确认合格后，按实际经双方核实的缴费账单，计算得出相应服务费用，并在服务规则确定的付款期限内支付款项，具体如下，其中甲方指浙江农村商业联合银行股份有限公司，乙方指腾讯云计算（北京）有限责任公司。</w:t>
      </w:r>
    </w:p>
  </w:comment>
  <w:comment w:id="24" w:author="sh_*6691u8" w:date="2026-03-04T20:55:28.485+08:00">
    <w:p>
      <w:r>
        <w:t>【风险】合同到期后自动适用不利条款</w:t>
      </w:r>
    </w:p>
    <w:p>
      <w:r>
        <w:t>【说明】主合同期限届满后，甲方继续使用服务将自动适用乙方官网更不利的协议。通过修改“商务要求”条款删除该自动适用条款。</w:t>
      </w:r>
    </w:p>
    <w:p>
      <w:r>
        <w:t>【修改】四、协议期限 本协议一式【肆】份，双方各执【贰】份。期限自【2025】年【9】月【1】日起至【2028】年【8】月【31】日止。本协议期限届满后，甲方继续使用腾讯云服务的，双方应重新签约或以补充协议方式延长本协议期限；如果双方未重新签约或延长协议期限而甲方仍持续使用腾讯云服务的，原协议继续有效，服务费用仍按原优惠标准执行。</w:t>
      </w:r>
    </w:p>
  </w:comment>
  <w:comment w:id="25" w:author="sh_*6691u8" w:date="2026-03-04T20:55:28.485+08:00">
    <w:p>
      <w:r>
        <w:t>【风险】主体名称不一致</w:t>
      </w:r>
    </w:p>
    <w:p>
      <w:r>
        <w:t>【说明】合同部分条款中甲方主体名称使用简称未统一为全称，需将工作内容条款中的简称统一为合同首部使用的全称。</w:t>
      </w:r>
    </w:p>
    <w:p>
      <w:r>
        <w:t>【修改】6、提供CDN月度服务报告。每月就CDN服务情况（含带宽、流量、PV、用户IP、TOP URL等信息）整理成报告提供给浙江农村商业联合银行股份有限公司。</w:t>
      </w:r>
    </w:p>
  </w:comment>
  <w:comment w:id="26" w:author="sh_*6691u8" w:date="2026-03-04T20:55:28.486+08:00">
    <w:p>
      <w:r>
        <w:t>【风险】主体名称不一致</w:t>
      </w:r>
    </w:p>
    <w:p>
      <w:r>
        <w:t>【说明】合同部分条款中甲方主体名称使用简称未统一为全称，需将工作内容条款中的简称统一为合同首部使用的全称。</w:t>
      </w:r>
    </w:p>
    <w:p>
      <w:r>
        <w:t>【修改】7、日常故障对接。提供7X24小时专属技术服务，及时有效的处理浙江农村商业联合银行股份有限公司CDN项目中遇到的各种问题，同时提供手机号支持紧急情况对接。</w:t>
      </w:r>
    </w:p>
  </w:comment>
  <w:comment w:id="27" w:author="sh_*6691u8" w:date="2026-03-04T20:55:28.486+08:00">
    <w:p>
      <w:r>
        <w:t>【风险】前后文矛盾</w:t>
      </w:r>
    </w:p>
    <w:p>
      <w:r>
        <w:t>【说明】关于服务可用性（SLA）的考核标准，合同附件二与附件三的约定存在冲突，需明确服务可用性标准，避免引用外部不确定文件导致冲突。</w:t>
      </w:r>
    </w:p>
    <w:p>
      <w:r>
        <w:t>【修改】1、内容分发网络服务：是指通过腾讯云内容分发网络，腾讯云将您网站的内容发布至遍布全球各国家的海量加速节点，使您网站的用户可以就近获取所需内容，提升用户体验。具体以您购买的服务及腾讯云提供的服务内容为准。乙方将按照本协议附件二约定的服务可用性标准向甲方提供服务和承担责任。</w:t>
      </w:r>
    </w:p>
  </w:comment>
  <w:comment w:id="28" w:author="sh_*6691u8" w:date="2026-03-04T20:55:28.486+08:00">
    <w:p>
      <w:r>
        <w:t>【风险】服务可用性保证条款冲突</w:t>
      </w:r>
    </w:p>
    <w:p>
      <w:r>
        <w:t>【说明】附件二与附件三对服务标准确定方式存在冲突，可能被乙方主张以官网可变SLA为准，架空附件二固定承诺。通过修改“服务简介”条款删除冲突的SLA约定。</w:t>
      </w:r>
    </w:p>
    <w:p>
      <w:r>
        <w:t>【修改】1、内容分发网络服务：是指通过腾讯云内容分发网络，腾讯云将您网站的内容发布至遍布全球各国家的海量加速节点，使您网站的用户可以就近获取所需内容，提升用户体验。具体以您购买的服务及腾讯云提供的服务内容为准。</w:t>
      </w:r>
    </w:p>
  </w:comment>
  <w:comment w:id="29" w:author="sh_*6691u8" w:date="2026-03-04T20:55:28.487+08:00">
    <w:p>
      <w:r>
        <w:t>【风险】乙方知识产权保证责任存在多项除外情形</w:t>
      </w:r>
    </w:p>
    <w:p>
      <w:r>
        <w:t>【说明】附件三约定乙方对第三方知识产权侵权指控有多项免责情形，可能免于承担实质性责任。通过修改“侵权赔偿责任”条款增加乙方对自身过错导致侵权的赔偿责任。</w:t>
      </w:r>
    </w:p>
    <w:p>
      <w:r>
        <w:t>【修改】4.1.2 如果任何主张被提起，或腾讯云认为有可能被提起，腾讯云将承担费用，自行决定：（a）为甲方获取继续使用适用的腾讯云服务的权利；（b）修改腾讯云服务，或以不会严重损害服务功能的、不侵权的软件或服务来替换相关腾讯云服务；或（c）如果上述方案均不具备商业合理性，则可以终止适用的订单，并按比例退还甲方已为适用腾讯云服务向腾讯云预付的任何费用。如因乙方过错导致甲方因此而发生任何损失，乙方同意将足额进行赔偿。</w:t>
      </w:r>
    </w:p>
  </w:comment>
  <w:comment w:author="sh_*6691u8" w:date="2026-03-04T20:55:28.488+08:00" w:id="30">
    <w:p>
      <w:r>
        <w:t>“AI生成”</w:t>
      </w:r>
    </w:p>
    <w:p>
      <w:r>
        <w:t>本文档部分批注或修订由AI生成</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20AB5B8C" w15:done="0"/>
  <w15:commentEx w15:paraId="37B93081" w15:done="0"/>
  <w15:commentEx w15:paraId="4CA3177D" w15:done="0"/>
  <w15:commentEx w15:paraId="4A1AECAB" w15:done="0"/>
  <w15:commentEx w15:paraId="770FA7C4" w15:done="0"/>
  <w15:commentEx w15:paraId="2817CD97" w15:done="0"/>
  <w15:commentEx w15:paraId="0173BDAA" w15:done="0"/>
  <w15:commentEx w15:paraId="03830E7C" w15:done="0"/>
  <w15:commentEx w15:paraId="2A4B54C4" w15:done="0"/>
  <w15:commentEx w15:paraId="2AD109C3"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汉仪书宋二KW">
    <w:panose1 w:val="00020600040101010101"/>
    <w:charset w:val="86"/>
    <w:family w:val="auto"/>
    <w:pitch w:val="default"/>
    <w:sig w:usb0="A00002BF" w:usb1="18EF7CFA" w:usb2="00000016" w:usb3="00000000" w:csb0="00040000" w:csb1="00000000"/>
  </w:font>
  <w:font w:name="Wingdings">
    <w:altName w:val="Kingsoft Confetti"/>
    <w:panose1 w:val="05000000000000000000"/>
    <w:charset w:val="02"/>
    <w:family w:val="auto"/>
    <w:pitch w:val="default"/>
    <w:sig w:usb0="00000000" w:usb1="00000000" w:usb2="00000000" w:usb3="00000000" w:csb0="80000000" w:csb1="00000000"/>
  </w:font>
  <w:font w:name="Kingsoft Confetti">
    <w:panose1 w:val="05000100010000000000"/>
    <w:charset w:val="00"/>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汉仪中黑KW">
    <w:panose1 w:val="00020600040101010101"/>
    <w:charset w:val="86"/>
    <w:family w:val="auto"/>
    <w:pitch w:val="default"/>
    <w:sig w:usb0="A00002BF" w:usb1="18EF7CFA" w:usb2="00000016" w:usb3="00000000" w:csb0="00040000" w:csb1="00000000"/>
  </w:font>
  <w:font w:name="Courier New">
    <w:panose1 w:val="020703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Kingsoft Sign">
    <w:panose1 w:val="05050102010706020507"/>
    <w:charset w:val="00"/>
    <w:family w:val="auto"/>
    <w:pitch w:val="default"/>
    <w:sig w:usb0="00000000" w:usb1="00000000" w:usb2="00000000" w:usb3="00000000" w:csb0="80000000" w:csb1="00000000"/>
  </w:font>
  <w:font w:name="Calibri">
    <w:altName w:val="Arial"/>
    <w:panose1 w:val="020F0502020204030204"/>
    <w:charset w:val="00"/>
    <w:family w:val="swiss"/>
    <w:pitch w:val="default"/>
    <w:sig w:usb0="00000000" w:usb1="00000000" w:usb2="00000001" w:usb3="00000000" w:csb0="0000019F" w:csb1="00000000"/>
  </w:font>
  <w:font w:name="Arial">
    <w:panose1 w:val="020B0604020202020204"/>
    <w:charset w:val="00"/>
    <w:family w:val="auto"/>
    <w:pitch w:val="default"/>
    <w:sig w:usb0="E0002AFF" w:usb1="C0007843" w:usb2="00000009" w:usb3="00000000" w:csb0="400001FF" w:csb1="FFFF0000"/>
  </w:font>
  <w:font w:name="等线">
    <w:altName w:val="汉仪中等线KW"/>
    <w:panose1 w:val="02010600030101010101"/>
    <w:charset w:val="86"/>
    <w:family w:val="auto"/>
    <w:pitch w:val="default"/>
    <w:sig w:usb0="00000000" w:usb1="00000000" w:usb2="00000016" w:usb3="00000000" w:csb0="0004000F" w:csb1="00000000"/>
  </w:font>
  <w:font w:name="汉仪中等线KW">
    <w:panose1 w:val="01010104010101010101"/>
    <w:charset w:val="86"/>
    <w:family w:val="auto"/>
    <w:pitch w:val="default"/>
    <w:sig w:usb0="800002BF" w:usb1="004F7CFA" w:usb2="00000000" w:usb3="00000000" w:csb0="00040001" w:csb1="00000000"/>
  </w:font>
  <w:font w:name="微软简仿宋">
    <w:altName w:val="汉仪仿宋KW"/>
    <w:panose1 w:val="00000000000000000000"/>
    <w:charset w:val="86"/>
    <w:family w:val="auto"/>
    <w:pitch w:val="default"/>
    <w:sig w:usb0="00000000" w:usb1="00000000" w:usb2="00000010" w:usb3="00000000" w:csb0="00040000" w:csb1="00000000"/>
  </w:font>
  <w:font w:name="汉仪仿宋KW">
    <w:panose1 w:val="00020600040101010101"/>
    <w:charset w:val="86"/>
    <w:family w:val="auto"/>
    <w:pitch w:val="default"/>
    <w:sig w:usb0="A00002BF" w:usb1="18EF7CFA" w:usb2="00000016" w:usb3="00000000" w:csb0="00040000" w:csb1="00000000"/>
  </w:font>
  <w:font w:name="Cambria">
    <w:altName w:val="Georgia"/>
    <w:panose1 w:val="02040503050406030204"/>
    <w:charset w:val="00"/>
    <w:family w:val="roman"/>
    <w:pitch w:val="default"/>
    <w:sig w:usb0="00000000" w:usb1="00000000" w:usb2="02000000" w:usb3="00000000" w:csb0="0000019F" w:csb1="00000000"/>
  </w:font>
  <w:font w:name="Georgia">
    <w:panose1 w:val="02040502050405020303"/>
    <w:charset w:val="00"/>
    <w:family w:val="auto"/>
    <w:pitch w:val="default"/>
    <w:sig w:usb0="00000287" w:usb1="00000000" w:usb2="00000000" w:usb3="00000000" w:csb0="2000009F" w:csb1="00000000"/>
  </w:font>
  <w:font w:name="方正小标宋_GBK">
    <w:altName w:val="汉仪书宋二KW"/>
    <w:panose1 w:val="03000509000000000000"/>
    <w:charset w:val="86"/>
    <w:family w:val="script"/>
    <w:pitch w:val="default"/>
    <w:sig w:usb0="00000000" w:usb1="00000000" w:usb2="00000010" w:usb3="00000000" w:csb0="00040000" w:csb1="00000000"/>
  </w:font>
  <w:font w:name="楷体">
    <w:altName w:val="汉仪楷体KW"/>
    <w:panose1 w:val="02010609060101010101"/>
    <w:charset w:val="86"/>
    <w:family w:val="modern"/>
    <w:pitch w:val="default"/>
    <w:sig w:usb0="00000000" w:usb1="00000000" w:usb2="00000016" w:usb3="00000000" w:csb0="00040001" w:csb1="00000000"/>
  </w:font>
  <w:font w:name="汉仪楷体KW">
    <w:panose1 w:val="00020600040101010101"/>
    <w:charset w:val="86"/>
    <w:family w:val="auto"/>
    <w:pitch w:val="default"/>
    <w:sig w:usb0="A00002BF" w:usb1="18EF7CFA" w:usb2="00000016" w:usb3="00000000" w:csb0="00040000" w:csb1="00000000"/>
  </w:font>
  <w:font w:name="仿宋">
    <w:altName w:val="汉仪仿宋KW"/>
    <w:panose1 w:val="02010609060101010101"/>
    <w:charset w:val="86"/>
    <w:family w:val="modern"/>
    <w:pitch w:val="default"/>
    <w:sig w:usb0="00000000" w:usb1="00000000" w:usb2="00000016" w:usb3="00000000" w:csb0="00040001" w:csb1="00000000"/>
  </w:font>
  <w:font w:name="仿宋_GB2312">
    <w:altName w:val="汉仪仿宋KW"/>
    <w:panose1 w:val="02010609030101010101"/>
    <w:charset w:val="86"/>
    <w:family w:val="modern"/>
    <w:pitch w:val="default"/>
    <w:sig w:usb0="00000000" w:usb1="00000000" w:usb2="00000010" w:usb3="00000000" w:csb0="00040000" w:csb1="00000000"/>
  </w:font>
  <w:font w:name="微软雅黑 Light">
    <w:altName w:val="汉仪中黑KW"/>
    <w:panose1 w:val="00000000000000000000"/>
    <w:charset w:val="86"/>
    <w:family w:val="swiss"/>
    <w:pitch w:val="default"/>
    <w:sig w:usb0="00000000" w:usb1="00000000" w:usb2="00000016" w:usb3="00000000" w:csb0="0004001F" w:csb1="00000000"/>
  </w:font>
  <w:font w:name="Times New Roman Regular">
    <w:altName w:val="Times New Roman"/>
    <w:panose1 w:val="00000000000000000000"/>
    <w:charset w:val="00"/>
    <w:family w:val="auto"/>
    <w:pitch w:val="default"/>
    <w:sig w:usb0="00000000" w:usb1="00000000" w:usb2="00000009" w:usb3="00000000" w:csb0="400001FF" w:csb1="FFFF0000"/>
  </w:font>
  <w:font w:name="Microsoft YaHei UI Light">
    <w:altName w:val="GWZT-EN"/>
    <w:panose1 w:val="020B0502040204020203"/>
    <w:charset w:val="86"/>
    <w:family w:val="swiss"/>
    <w:pitch w:val="default"/>
    <w:sig w:usb0="00000000" w:usb1="00000000" w:usb2="00000016" w:usb3="00000000" w:csb0="0004001F" w:csb1="00000000"/>
  </w:font>
  <w:font w:name="GWZT-EN">
    <w:panose1 w:val="02020400000000000000"/>
    <w:charset w:val="00"/>
    <w:family w:val="auto"/>
    <w:pitch w:val="default"/>
    <w:sig w:usb0="A00002BF" w:usb1="38CF7CFA" w:usb2="00082016" w:usb3="00000000" w:csb0="00000003" w:csb1="00000000"/>
  </w:font>
  <w:font w:name="等线">
    <w:altName w:val="汉仪中等线KW"/>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277A834">
    <w:pPr>
      <w:pStyle w:val="10"/>
      <w:spacing w:before="0" w:beforeAutospacing="0" w:after="0" w:afterAutospacing="0"/>
      <w:rPr>
        <w:color w:val="FF0000"/>
      </w:rPr>
    </w:pPr>
    <w:r>
      <w:rPr>
        <w:rFonts w:hint="eastAsia" w:ascii="仿宋" w:hAnsi="仿宋" w:eastAsia="仿宋"/>
      </w:rPr>
      <w:t xml:space="preserve">一般商密       </w:t>
    </w:r>
    <w:r>
      <w:rPr>
        <w:rFonts w:ascii="仿宋" w:hAnsi="仿宋" w:eastAsia="仿宋"/>
      </w:rPr>
      <w:t xml:space="preserve">   </w:t>
    </w:r>
    <w:r>
      <w:rPr>
        <w:rFonts w:hint="eastAsia" w:ascii="仿宋" w:hAnsi="仿宋" w:eastAsia="仿宋"/>
      </w:rPr>
      <w:t xml:space="preserve">     </w:t>
    </w:r>
    <w:r>
      <w:rPr>
        <w:rFonts w:ascii="仿宋" w:hAnsi="仿宋" w:eastAsia="仿宋"/>
      </w:rPr>
      <w:t xml:space="preserve">   </w:t>
    </w:r>
    <w:r>
      <w:rPr>
        <w:rFonts w:hint="eastAsia" w:ascii="仿宋" w:hAnsi="仿宋" w:eastAsia="仿宋"/>
      </w:rPr>
      <w:t xml:space="preserve">         </w:t>
    </w:r>
    <w:r>
      <w:rPr>
        <w:rFonts w:ascii="仿宋" w:hAnsi="仿宋" w:eastAsia="仿宋"/>
      </w:rPr>
      <w:t xml:space="preserve">                </w:t>
    </w:r>
    <w:r>
      <w:rPr>
        <w:rFonts w:hint="eastAsia" w:ascii="仿宋" w:hAnsi="仿宋" w:eastAsia="仿宋"/>
      </w:rPr>
      <w:t xml:space="preserve">                                          </w:t>
    </w:r>
    <w:r>
      <w:rPr>
        <w:rFonts w:hint="eastAsia"/>
      </w:rPr>
      <w:t>第</w:t>
    </w:r>
    <w:r>
      <w:fldChar w:fldCharType="begin"/>
    </w:r>
    <w:r>
      <w:instrText xml:space="preserve">PAGE   \* MERGEFORMAT</w:instrText>
    </w:r>
    <w:r>
      <w:fldChar w:fldCharType="separate"/>
    </w:r>
    <w:r>
      <w:rPr>
        <w:lang w:val="zh-CN"/>
      </w:rPr>
      <w:t>32</w:t>
    </w:r>
    <w:r>
      <w:fldChar w:fldCharType="end"/>
    </w:r>
    <w:r>
      <w:rPr>
        <w:rFonts w:hint="eastAsia"/>
      </w:rPr>
      <w:t>页 共</w:t>
    </w:r>
    <w:r>
      <w:fldChar w:fldCharType="begin"/>
    </w:r>
    <w:r>
      <w:instrText xml:space="preserve">NUMPAGES   \* MERGEFORMAT</w:instrText>
    </w:r>
    <w:r>
      <w:fldChar w:fldCharType="separate"/>
    </w:r>
    <w:r>
      <w:t>33</w:t>
    </w:r>
    <w:r>
      <w:fldChar w:fldCharType="end"/>
    </w:r>
    <w:r>
      <w:rPr>
        <w:rFonts w:hint="eastAsia"/>
      </w:rPr>
      <w:t>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0ED9D57">
    <w:pPr>
      <w:pStyle w:val="11"/>
      <w:spacing w:before="0" w:beforeAutospacing="0" w:after="0" w:afterAutospacing="0"/>
      <w:rPr>
        <w:rFonts w:ascii="仿宋" w:hAnsi="仿宋" w:eastAsia="仿宋"/>
      </w:rPr>
    </w:pPr>
    <w:r>
      <w:rPr>
        <w:rFonts w:hint="eastAsia" w:ascii="仿宋" w:hAnsi="仿宋" w:eastAsia="仿宋"/>
      </w:rPr>
      <w:t>互联网类系统</w:t>
    </w:r>
    <w:r>
      <w:rPr>
        <w:rFonts w:ascii="仿宋" w:hAnsi="仿宋" w:eastAsia="仿宋"/>
      </w:rPr>
      <w:t xml:space="preserve">CDN加速服务项目(三年)采购                                  </w:t>
    </w:r>
    <w:r>
      <w:rPr>
        <w:rFonts w:hint="eastAsia" w:ascii="仿宋" w:hAnsi="仿宋" w:eastAsia="仿宋"/>
      </w:rPr>
      <w:t>招标编号：</w:t>
    </w:r>
    <w:r>
      <w:rPr>
        <w:rFonts w:ascii="仿宋" w:hAnsi="仿宋" w:eastAsia="仿宋"/>
      </w:rPr>
      <w:t>HT-ZRUB-2025-07-01-08-C002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7F13CBB"/>
    <w:multiLevelType w:val="multilevel"/>
    <w:tmpl w:val="17F13CBB"/>
    <w:lvl w:ilvl="0" w:tentative="0">
      <w:start w:val="1"/>
      <w:numFmt w:val="japaneseCounting"/>
      <w:lvlText w:val="%1、"/>
      <w:lvlJc w:val="left"/>
      <w:pPr>
        <w:ind w:left="960" w:hanging="480"/>
      </w:pPr>
      <w:rPr>
        <w:rFonts w:hint="default"/>
      </w:r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num w:numId="1">
    <w:abstractNumId w:val="0"/>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珊 吴">
    <w15:presenceInfo w15:providerId="Windows Live" w15:userId="8be448f7b198e1e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bordersDoNotSurroundHeader w:val="1"/>
  <w:bordersDoNotSurroundFooter w:val="1"/>
  <w:trackRevisions w:val="1"/>
  <w:documentProtection w:enforcement="0"/>
  <w:defaultTabStop w:val="420"/>
  <w:drawingGridHorizontalSpacing w:val="105"/>
  <w:drawingGridVerticalSpacing w:val="156"/>
  <w:displayHorizontalDrawingGridEvery w:val="0"/>
  <w:displayVerticalDrawingGridEvery w:val="2"/>
  <w:characterSpacingControl w:val="compressPunctuation"/>
  <w:footnotePr>
    <w:footnote w:id="0"/>
    <w:footnote w:id="1"/>
  </w:foot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2RmZTU5ODI1MDg1ZjZhZjI5OThiMzQyYmUzODg1NzIifQ=="/>
    <w:docVar w:name="KSO_WPS_MARK_KEY" w:val="0bc726a8-cb98-4c6b-b7f3-95a51f73fecd"/>
  </w:docVars>
  <w:rsids>
    <w:rsidRoot w:val="00641C5F"/>
    <w:rsid w:val="0000316B"/>
    <w:rsid w:val="00003AC5"/>
    <w:rsid w:val="00003D86"/>
    <w:rsid w:val="00004871"/>
    <w:rsid w:val="0001176B"/>
    <w:rsid w:val="00014D30"/>
    <w:rsid w:val="00015A92"/>
    <w:rsid w:val="00017128"/>
    <w:rsid w:val="0003228C"/>
    <w:rsid w:val="00036EEB"/>
    <w:rsid w:val="00050BFB"/>
    <w:rsid w:val="00051263"/>
    <w:rsid w:val="00051435"/>
    <w:rsid w:val="000515F4"/>
    <w:rsid w:val="000535D0"/>
    <w:rsid w:val="00055177"/>
    <w:rsid w:val="0005687C"/>
    <w:rsid w:val="000569EB"/>
    <w:rsid w:val="00056C37"/>
    <w:rsid w:val="00057557"/>
    <w:rsid w:val="00057892"/>
    <w:rsid w:val="00060C1C"/>
    <w:rsid w:val="00061435"/>
    <w:rsid w:val="0006304A"/>
    <w:rsid w:val="00065238"/>
    <w:rsid w:val="00067B08"/>
    <w:rsid w:val="00070B47"/>
    <w:rsid w:val="000718E3"/>
    <w:rsid w:val="00076065"/>
    <w:rsid w:val="0007669F"/>
    <w:rsid w:val="00076FB6"/>
    <w:rsid w:val="00077258"/>
    <w:rsid w:val="0008571C"/>
    <w:rsid w:val="00085FDD"/>
    <w:rsid w:val="000866D9"/>
    <w:rsid w:val="0008705D"/>
    <w:rsid w:val="00087AD5"/>
    <w:rsid w:val="00087ED3"/>
    <w:rsid w:val="000903E7"/>
    <w:rsid w:val="000A00E5"/>
    <w:rsid w:val="000A57EB"/>
    <w:rsid w:val="000B2216"/>
    <w:rsid w:val="000B6341"/>
    <w:rsid w:val="000C3808"/>
    <w:rsid w:val="000C5045"/>
    <w:rsid w:val="000C72B7"/>
    <w:rsid w:val="000D1660"/>
    <w:rsid w:val="000D18EF"/>
    <w:rsid w:val="000D2137"/>
    <w:rsid w:val="000D668E"/>
    <w:rsid w:val="000E1021"/>
    <w:rsid w:val="000E127C"/>
    <w:rsid w:val="000E3150"/>
    <w:rsid w:val="000E474D"/>
    <w:rsid w:val="000F30F4"/>
    <w:rsid w:val="000F4FB7"/>
    <w:rsid w:val="001017A9"/>
    <w:rsid w:val="001032E6"/>
    <w:rsid w:val="00104D4D"/>
    <w:rsid w:val="0010595B"/>
    <w:rsid w:val="0011074D"/>
    <w:rsid w:val="00115C39"/>
    <w:rsid w:val="00116056"/>
    <w:rsid w:val="0012441F"/>
    <w:rsid w:val="001249E3"/>
    <w:rsid w:val="0012598E"/>
    <w:rsid w:val="00127389"/>
    <w:rsid w:val="001273DE"/>
    <w:rsid w:val="00127B3E"/>
    <w:rsid w:val="00130E52"/>
    <w:rsid w:val="00136062"/>
    <w:rsid w:val="00140155"/>
    <w:rsid w:val="00142A48"/>
    <w:rsid w:val="001438FB"/>
    <w:rsid w:val="00145E7C"/>
    <w:rsid w:val="00150F9A"/>
    <w:rsid w:val="00156B75"/>
    <w:rsid w:val="001572A9"/>
    <w:rsid w:val="00157939"/>
    <w:rsid w:val="001638D1"/>
    <w:rsid w:val="001648C8"/>
    <w:rsid w:val="00165392"/>
    <w:rsid w:val="00165AB6"/>
    <w:rsid w:val="0017007C"/>
    <w:rsid w:val="00170495"/>
    <w:rsid w:val="00171C90"/>
    <w:rsid w:val="00172A6E"/>
    <w:rsid w:val="00172C69"/>
    <w:rsid w:val="001755FB"/>
    <w:rsid w:val="001761B2"/>
    <w:rsid w:val="00184744"/>
    <w:rsid w:val="00186503"/>
    <w:rsid w:val="0018734A"/>
    <w:rsid w:val="00195E55"/>
    <w:rsid w:val="001967D8"/>
    <w:rsid w:val="00196AA8"/>
    <w:rsid w:val="001A039D"/>
    <w:rsid w:val="001A09F7"/>
    <w:rsid w:val="001A5158"/>
    <w:rsid w:val="001A786A"/>
    <w:rsid w:val="001B0360"/>
    <w:rsid w:val="001B0BBA"/>
    <w:rsid w:val="001B4F20"/>
    <w:rsid w:val="001B755F"/>
    <w:rsid w:val="001C07E3"/>
    <w:rsid w:val="001C169E"/>
    <w:rsid w:val="001C2CF1"/>
    <w:rsid w:val="001C4F72"/>
    <w:rsid w:val="001C6999"/>
    <w:rsid w:val="001D0D29"/>
    <w:rsid w:val="001D178C"/>
    <w:rsid w:val="001D31B8"/>
    <w:rsid w:val="001D3A1A"/>
    <w:rsid w:val="001E20B1"/>
    <w:rsid w:val="001E3464"/>
    <w:rsid w:val="001E707F"/>
    <w:rsid w:val="001F2B61"/>
    <w:rsid w:val="001F2D74"/>
    <w:rsid w:val="001F3642"/>
    <w:rsid w:val="001F3DB7"/>
    <w:rsid w:val="001F436C"/>
    <w:rsid w:val="001F48BE"/>
    <w:rsid w:val="001F4CD1"/>
    <w:rsid w:val="001F7814"/>
    <w:rsid w:val="00200E06"/>
    <w:rsid w:val="00201209"/>
    <w:rsid w:val="00201566"/>
    <w:rsid w:val="00203FAC"/>
    <w:rsid w:val="0020755C"/>
    <w:rsid w:val="00210817"/>
    <w:rsid w:val="00211757"/>
    <w:rsid w:val="00216433"/>
    <w:rsid w:val="00216A64"/>
    <w:rsid w:val="002228EE"/>
    <w:rsid w:val="0022510C"/>
    <w:rsid w:val="00233F36"/>
    <w:rsid w:val="00235EDD"/>
    <w:rsid w:val="002369FE"/>
    <w:rsid w:val="0023780A"/>
    <w:rsid w:val="00237835"/>
    <w:rsid w:val="00237F86"/>
    <w:rsid w:val="00240838"/>
    <w:rsid w:val="00241631"/>
    <w:rsid w:val="00242161"/>
    <w:rsid w:val="0024303E"/>
    <w:rsid w:val="00243E34"/>
    <w:rsid w:val="002466A5"/>
    <w:rsid w:val="002469F2"/>
    <w:rsid w:val="00251321"/>
    <w:rsid w:val="00251D3C"/>
    <w:rsid w:val="0026126B"/>
    <w:rsid w:val="0026241E"/>
    <w:rsid w:val="0026360D"/>
    <w:rsid w:val="002655AF"/>
    <w:rsid w:val="00265999"/>
    <w:rsid w:val="002708FD"/>
    <w:rsid w:val="002828F3"/>
    <w:rsid w:val="0029112E"/>
    <w:rsid w:val="00293B10"/>
    <w:rsid w:val="00296053"/>
    <w:rsid w:val="002A02D5"/>
    <w:rsid w:val="002A1C9E"/>
    <w:rsid w:val="002A6337"/>
    <w:rsid w:val="002B048D"/>
    <w:rsid w:val="002B07AD"/>
    <w:rsid w:val="002B25BD"/>
    <w:rsid w:val="002B2690"/>
    <w:rsid w:val="002B323E"/>
    <w:rsid w:val="002B46A5"/>
    <w:rsid w:val="002B4E7B"/>
    <w:rsid w:val="002B732F"/>
    <w:rsid w:val="002C02C6"/>
    <w:rsid w:val="002C205A"/>
    <w:rsid w:val="002C2B2B"/>
    <w:rsid w:val="002C5E71"/>
    <w:rsid w:val="002C727F"/>
    <w:rsid w:val="002D009A"/>
    <w:rsid w:val="002E5347"/>
    <w:rsid w:val="002E6966"/>
    <w:rsid w:val="002F444E"/>
    <w:rsid w:val="002F5D22"/>
    <w:rsid w:val="0030212A"/>
    <w:rsid w:val="00302839"/>
    <w:rsid w:val="003045B6"/>
    <w:rsid w:val="00306988"/>
    <w:rsid w:val="00312857"/>
    <w:rsid w:val="00314DBF"/>
    <w:rsid w:val="00321E5B"/>
    <w:rsid w:val="003258F0"/>
    <w:rsid w:val="00332385"/>
    <w:rsid w:val="00334DDF"/>
    <w:rsid w:val="0033702A"/>
    <w:rsid w:val="00341D97"/>
    <w:rsid w:val="00343894"/>
    <w:rsid w:val="003444EF"/>
    <w:rsid w:val="003465E9"/>
    <w:rsid w:val="0034660B"/>
    <w:rsid w:val="00347387"/>
    <w:rsid w:val="003476D7"/>
    <w:rsid w:val="00350A02"/>
    <w:rsid w:val="00352266"/>
    <w:rsid w:val="00354FA9"/>
    <w:rsid w:val="00363833"/>
    <w:rsid w:val="003650AB"/>
    <w:rsid w:val="00365E41"/>
    <w:rsid w:val="0037032A"/>
    <w:rsid w:val="00371BBC"/>
    <w:rsid w:val="00372B6D"/>
    <w:rsid w:val="003765E1"/>
    <w:rsid w:val="00377733"/>
    <w:rsid w:val="00383575"/>
    <w:rsid w:val="00385B21"/>
    <w:rsid w:val="00386675"/>
    <w:rsid w:val="00391212"/>
    <w:rsid w:val="003912A8"/>
    <w:rsid w:val="003920A8"/>
    <w:rsid w:val="00394852"/>
    <w:rsid w:val="00395992"/>
    <w:rsid w:val="003A3C40"/>
    <w:rsid w:val="003A5FE2"/>
    <w:rsid w:val="003B03EB"/>
    <w:rsid w:val="003B42A6"/>
    <w:rsid w:val="003B7DFD"/>
    <w:rsid w:val="003C18C1"/>
    <w:rsid w:val="003C2F94"/>
    <w:rsid w:val="003C5568"/>
    <w:rsid w:val="003C5BD9"/>
    <w:rsid w:val="003C65BD"/>
    <w:rsid w:val="003D2238"/>
    <w:rsid w:val="003D2859"/>
    <w:rsid w:val="003D4BE1"/>
    <w:rsid w:val="003D7577"/>
    <w:rsid w:val="003E08DD"/>
    <w:rsid w:val="003E2AAB"/>
    <w:rsid w:val="003E44B3"/>
    <w:rsid w:val="003E48E2"/>
    <w:rsid w:val="003E4C0A"/>
    <w:rsid w:val="003E5116"/>
    <w:rsid w:val="003F14BF"/>
    <w:rsid w:val="003F186D"/>
    <w:rsid w:val="003F219C"/>
    <w:rsid w:val="003F7A8D"/>
    <w:rsid w:val="0040050E"/>
    <w:rsid w:val="004010CE"/>
    <w:rsid w:val="00401EEE"/>
    <w:rsid w:val="004054E9"/>
    <w:rsid w:val="004112D9"/>
    <w:rsid w:val="00411AC5"/>
    <w:rsid w:val="004126B8"/>
    <w:rsid w:val="004159FE"/>
    <w:rsid w:val="00420071"/>
    <w:rsid w:val="004211BD"/>
    <w:rsid w:val="00421450"/>
    <w:rsid w:val="004218A9"/>
    <w:rsid w:val="00423416"/>
    <w:rsid w:val="00424A1B"/>
    <w:rsid w:val="00431F8A"/>
    <w:rsid w:val="004328F2"/>
    <w:rsid w:val="00432ECF"/>
    <w:rsid w:val="00437C36"/>
    <w:rsid w:val="004420C1"/>
    <w:rsid w:val="0044668C"/>
    <w:rsid w:val="00447461"/>
    <w:rsid w:val="00447C97"/>
    <w:rsid w:val="004517E6"/>
    <w:rsid w:val="00453AAC"/>
    <w:rsid w:val="00455F4B"/>
    <w:rsid w:val="00456267"/>
    <w:rsid w:val="00460D66"/>
    <w:rsid w:val="00461E2F"/>
    <w:rsid w:val="00465AFC"/>
    <w:rsid w:val="00466F1B"/>
    <w:rsid w:val="00471E7A"/>
    <w:rsid w:val="00475393"/>
    <w:rsid w:val="004769B5"/>
    <w:rsid w:val="004802D7"/>
    <w:rsid w:val="004847CD"/>
    <w:rsid w:val="00487EB5"/>
    <w:rsid w:val="004907C1"/>
    <w:rsid w:val="004910C0"/>
    <w:rsid w:val="00491BCA"/>
    <w:rsid w:val="0049242D"/>
    <w:rsid w:val="0049355B"/>
    <w:rsid w:val="004A66B5"/>
    <w:rsid w:val="004A6FEB"/>
    <w:rsid w:val="004A74D7"/>
    <w:rsid w:val="004B2E83"/>
    <w:rsid w:val="004B4B52"/>
    <w:rsid w:val="004B4CB0"/>
    <w:rsid w:val="004B5B4B"/>
    <w:rsid w:val="004C54CE"/>
    <w:rsid w:val="004D2093"/>
    <w:rsid w:val="004D2B96"/>
    <w:rsid w:val="004D2CEB"/>
    <w:rsid w:val="004D6696"/>
    <w:rsid w:val="004D73E7"/>
    <w:rsid w:val="004E39E9"/>
    <w:rsid w:val="004E672F"/>
    <w:rsid w:val="004E72EF"/>
    <w:rsid w:val="004E745D"/>
    <w:rsid w:val="004F0947"/>
    <w:rsid w:val="004F0AB9"/>
    <w:rsid w:val="004F4630"/>
    <w:rsid w:val="004F6083"/>
    <w:rsid w:val="005006B3"/>
    <w:rsid w:val="00504A22"/>
    <w:rsid w:val="00504DD9"/>
    <w:rsid w:val="00507703"/>
    <w:rsid w:val="00511D6B"/>
    <w:rsid w:val="005125A3"/>
    <w:rsid w:val="005128FE"/>
    <w:rsid w:val="00512B94"/>
    <w:rsid w:val="00515F52"/>
    <w:rsid w:val="00520F8C"/>
    <w:rsid w:val="00521432"/>
    <w:rsid w:val="0052187F"/>
    <w:rsid w:val="00525AF2"/>
    <w:rsid w:val="0053079C"/>
    <w:rsid w:val="005310BC"/>
    <w:rsid w:val="00532361"/>
    <w:rsid w:val="00532DBF"/>
    <w:rsid w:val="00542D23"/>
    <w:rsid w:val="00542EEA"/>
    <w:rsid w:val="00553199"/>
    <w:rsid w:val="00553812"/>
    <w:rsid w:val="00554142"/>
    <w:rsid w:val="00554B54"/>
    <w:rsid w:val="00555A9D"/>
    <w:rsid w:val="00560892"/>
    <w:rsid w:val="00562DFB"/>
    <w:rsid w:val="00564323"/>
    <w:rsid w:val="00565818"/>
    <w:rsid w:val="005661AB"/>
    <w:rsid w:val="00573D37"/>
    <w:rsid w:val="00574317"/>
    <w:rsid w:val="00574A7B"/>
    <w:rsid w:val="00577139"/>
    <w:rsid w:val="005773BD"/>
    <w:rsid w:val="00583FBD"/>
    <w:rsid w:val="00584D76"/>
    <w:rsid w:val="005860B1"/>
    <w:rsid w:val="00593595"/>
    <w:rsid w:val="005A0FF8"/>
    <w:rsid w:val="005A3CA1"/>
    <w:rsid w:val="005A4155"/>
    <w:rsid w:val="005B1DD0"/>
    <w:rsid w:val="005B21CF"/>
    <w:rsid w:val="005B3B02"/>
    <w:rsid w:val="005B488B"/>
    <w:rsid w:val="005B675A"/>
    <w:rsid w:val="005C080A"/>
    <w:rsid w:val="005C189D"/>
    <w:rsid w:val="005C1E7F"/>
    <w:rsid w:val="005C2AB5"/>
    <w:rsid w:val="005C2FF0"/>
    <w:rsid w:val="005C4579"/>
    <w:rsid w:val="005C6DE3"/>
    <w:rsid w:val="005D5326"/>
    <w:rsid w:val="005E1891"/>
    <w:rsid w:val="005E31B5"/>
    <w:rsid w:val="005E5570"/>
    <w:rsid w:val="005E76E0"/>
    <w:rsid w:val="005F013B"/>
    <w:rsid w:val="005F131C"/>
    <w:rsid w:val="005F2485"/>
    <w:rsid w:val="005F46F2"/>
    <w:rsid w:val="005F4913"/>
    <w:rsid w:val="005F4BB6"/>
    <w:rsid w:val="005F59EC"/>
    <w:rsid w:val="005F5BB3"/>
    <w:rsid w:val="00603697"/>
    <w:rsid w:val="006071DD"/>
    <w:rsid w:val="00610599"/>
    <w:rsid w:val="006142EB"/>
    <w:rsid w:val="00614F33"/>
    <w:rsid w:val="0061518F"/>
    <w:rsid w:val="00615EF3"/>
    <w:rsid w:val="006168DD"/>
    <w:rsid w:val="006173D9"/>
    <w:rsid w:val="0062241F"/>
    <w:rsid w:val="00622966"/>
    <w:rsid w:val="00622F77"/>
    <w:rsid w:val="00623B40"/>
    <w:rsid w:val="006270BE"/>
    <w:rsid w:val="00636357"/>
    <w:rsid w:val="00637820"/>
    <w:rsid w:val="00641C5F"/>
    <w:rsid w:val="006429DA"/>
    <w:rsid w:val="00644FBC"/>
    <w:rsid w:val="00645D2D"/>
    <w:rsid w:val="00650B8E"/>
    <w:rsid w:val="006521D2"/>
    <w:rsid w:val="00652A9A"/>
    <w:rsid w:val="00654231"/>
    <w:rsid w:val="00656E09"/>
    <w:rsid w:val="006571A5"/>
    <w:rsid w:val="00660969"/>
    <w:rsid w:val="0066257F"/>
    <w:rsid w:val="00662C13"/>
    <w:rsid w:val="00663EFF"/>
    <w:rsid w:val="006660F6"/>
    <w:rsid w:val="00670AA5"/>
    <w:rsid w:val="0067140C"/>
    <w:rsid w:val="00671CD9"/>
    <w:rsid w:val="00673A9E"/>
    <w:rsid w:val="00674837"/>
    <w:rsid w:val="00675ADF"/>
    <w:rsid w:val="006760C1"/>
    <w:rsid w:val="006860DC"/>
    <w:rsid w:val="0068662E"/>
    <w:rsid w:val="00686932"/>
    <w:rsid w:val="00690643"/>
    <w:rsid w:val="0069116F"/>
    <w:rsid w:val="006949FF"/>
    <w:rsid w:val="006976F0"/>
    <w:rsid w:val="006A1250"/>
    <w:rsid w:val="006A238A"/>
    <w:rsid w:val="006A68A7"/>
    <w:rsid w:val="006B2B42"/>
    <w:rsid w:val="006B52BF"/>
    <w:rsid w:val="006B5F42"/>
    <w:rsid w:val="006B5FB6"/>
    <w:rsid w:val="006B66DD"/>
    <w:rsid w:val="006B75ED"/>
    <w:rsid w:val="006C12AF"/>
    <w:rsid w:val="006C35A8"/>
    <w:rsid w:val="006C396B"/>
    <w:rsid w:val="006C6080"/>
    <w:rsid w:val="006C74BD"/>
    <w:rsid w:val="006C78F8"/>
    <w:rsid w:val="006C7EB9"/>
    <w:rsid w:val="006D1C58"/>
    <w:rsid w:val="006D29D1"/>
    <w:rsid w:val="006D3BE7"/>
    <w:rsid w:val="006D5853"/>
    <w:rsid w:val="006D6D1A"/>
    <w:rsid w:val="006E4C1D"/>
    <w:rsid w:val="006E6CD1"/>
    <w:rsid w:val="006F167C"/>
    <w:rsid w:val="006F3C91"/>
    <w:rsid w:val="00700427"/>
    <w:rsid w:val="007011E0"/>
    <w:rsid w:val="0070293A"/>
    <w:rsid w:val="00704417"/>
    <w:rsid w:val="0070787B"/>
    <w:rsid w:val="00710008"/>
    <w:rsid w:val="007102D7"/>
    <w:rsid w:val="00711630"/>
    <w:rsid w:val="00714DC6"/>
    <w:rsid w:val="007177BB"/>
    <w:rsid w:val="007206C9"/>
    <w:rsid w:val="00720721"/>
    <w:rsid w:val="00721587"/>
    <w:rsid w:val="00721962"/>
    <w:rsid w:val="00732E01"/>
    <w:rsid w:val="007351B1"/>
    <w:rsid w:val="00740942"/>
    <w:rsid w:val="00740BA0"/>
    <w:rsid w:val="00743404"/>
    <w:rsid w:val="00743B20"/>
    <w:rsid w:val="00743BDB"/>
    <w:rsid w:val="00745A54"/>
    <w:rsid w:val="00750424"/>
    <w:rsid w:val="00751512"/>
    <w:rsid w:val="00751E17"/>
    <w:rsid w:val="00751ED2"/>
    <w:rsid w:val="00754139"/>
    <w:rsid w:val="00754A20"/>
    <w:rsid w:val="00755E88"/>
    <w:rsid w:val="00761634"/>
    <w:rsid w:val="007620A0"/>
    <w:rsid w:val="007734E6"/>
    <w:rsid w:val="00776DD7"/>
    <w:rsid w:val="00777477"/>
    <w:rsid w:val="0077753B"/>
    <w:rsid w:val="00781376"/>
    <w:rsid w:val="00784C1C"/>
    <w:rsid w:val="007878F8"/>
    <w:rsid w:val="0079533F"/>
    <w:rsid w:val="00797ED4"/>
    <w:rsid w:val="007A1E64"/>
    <w:rsid w:val="007A5402"/>
    <w:rsid w:val="007A58B7"/>
    <w:rsid w:val="007A5903"/>
    <w:rsid w:val="007A5968"/>
    <w:rsid w:val="007B04BC"/>
    <w:rsid w:val="007B11B1"/>
    <w:rsid w:val="007B413D"/>
    <w:rsid w:val="007B56DA"/>
    <w:rsid w:val="007B7182"/>
    <w:rsid w:val="007C7F26"/>
    <w:rsid w:val="007D0559"/>
    <w:rsid w:val="007D176F"/>
    <w:rsid w:val="007D1E48"/>
    <w:rsid w:val="007D2F90"/>
    <w:rsid w:val="007D440B"/>
    <w:rsid w:val="007D68A8"/>
    <w:rsid w:val="007E27CC"/>
    <w:rsid w:val="007E3B7B"/>
    <w:rsid w:val="007E403E"/>
    <w:rsid w:val="007E43EF"/>
    <w:rsid w:val="007E5D3B"/>
    <w:rsid w:val="007E5FEF"/>
    <w:rsid w:val="007E6A17"/>
    <w:rsid w:val="007E727B"/>
    <w:rsid w:val="007E732D"/>
    <w:rsid w:val="007E7531"/>
    <w:rsid w:val="007E7FC6"/>
    <w:rsid w:val="007F02F2"/>
    <w:rsid w:val="007F2114"/>
    <w:rsid w:val="007F49DF"/>
    <w:rsid w:val="00800DBA"/>
    <w:rsid w:val="00804C5B"/>
    <w:rsid w:val="00805604"/>
    <w:rsid w:val="00806C0F"/>
    <w:rsid w:val="00810830"/>
    <w:rsid w:val="0081201B"/>
    <w:rsid w:val="00812656"/>
    <w:rsid w:val="00824D60"/>
    <w:rsid w:val="00826D69"/>
    <w:rsid w:val="008300FC"/>
    <w:rsid w:val="00830FD2"/>
    <w:rsid w:val="0083235B"/>
    <w:rsid w:val="00836127"/>
    <w:rsid w:val="00842317"/>
    <w:rsid w:val="0084531A"/>
    <w:rsid w:val="00856391"/>
    <w:rsid w:val="00860B34"/>
    <w:rsid w:val="008669EC"/>
    <w:rsid w:val="00866FD7"/>
    <w:rsid w:val="0087003B"/>
    <w:rsid w:val="008711BE"/>
    <w:rsid w:val="00871B13"/>
    <w:rsid w:val="00873F23"/>
    <w:rsid w:val="00874411"/>
    <w:rsid w:val="0087475A"/>
    <w:rsid w:val="0087548F"/>
    <w:rsid w:val="00877F9C"/>
    <w:rsid w:val="008870F9"/>
    <w:rsid w:val="00893176"/>
    <w:rsid w:val="00893693"/>
    <w:rsid w:val="00896238"/>
    <w:rsid w:val="008964E4"/>
    <w:rsid w:val="008976F9"/>
    <w:rsid w:val="008A22D8"/>
    <w:rsid w:val="008A241F"/>
    <w:rsid w:val="008A271D"/>
    <w:rsid w:val="008A316E"/>
    <w:rsid w:val="008A4314"/>
    <w:rsid w:val="008A43E1"/>
    <w:rsid w:val="008A61CC"/>
    <w:rsid w:val="008A7584"/>
    <w:rsid w:val="008B00FB"/>
    <w:rsid w:val="008B2B2A"/>
    <w:rsid w:val="008B55A8"/>
    <w:rsid w:val="008B56B3"/>
    <w:rsid w:val="008C018E"/>
    <w:rsid w:val="008C0F96"/>
    <w:rsid w:val="008C1849"/>
    <w:rsid w:val="008C2F00"/>
    <w:rsid w:val="008C41C1"/>
    <w:rsid w:val="008C4984"/>
    <w:rsid w:val="008C75A9"/>
    <w:rsid w:val="008C761B"/>
    <w:rsid w:val="008D07B8"/>
    <w:rsid w:val="008D094E"/>
    <w:rsid w:val="008D12BD"/>
    <w:rsid w:val="008D4DFC"/>
    <w:rsid w:val="008D777D"/>
    <w:rsid w:val="008E072E"/>
    <w:rsid w:val="008E0BE4"/>
    <w:rsid w:val="008E23A7"/>
    <w:rsid w:val="008E6F5B"/>
    <w:rsid w:val="008F340B"/>
    <w:rsid w:val="008F39FA"/>
    <w:rsid w:val="008F5680"/>
    <w:rsid w:val="008F7A31"/>
    <w:rsid w:val="009051C5"/>
    <w:rsid w:val="0090549E"/>
    <w:rsid w:val="00906A56"/>
    <w:rsid w:val="0090704E"/>
    <w:rsid w:val="00907AB2"/>
    <w:rsid w:val="00911ACE"/>
    <w:rsid w:val="009125D0"/>
    <w:rsid w:val="00923C85"/>
    <w:rsid w:val="00924F11"/>
    <w:rsid w:val="0093508F"/>
    <w:rsid w:val="0093786C"/>
    <w:rsid w:val="00944932"/>
    <w:rsid w:val="00946D57"/>
    <w:rsid w:val="00953EBA"/>
    <w:rsid w:val="009563C9"/>
    <w:rsid w:val="00956813"/>
    <w:rsid w:val="009573E1"/>
    <w:rsid w:val="00966406"/>
    <w:rsid w:val="00966BD9"/>
    <w:rsid w:val="00967CCC"/>
    <w:rsid w:val="00972153"/>
    <w:rsid w:val="009743AF"/>
    <w:rsid w:val="00975452"/>
    <w:rsid w:val="00975680"/>
    <w:rsid w:val="00981EAC"/>
    <w:rsid w:val="00982986"/>
    <w:rsid w:val="00982BC3"/>
    <w:rsid w:val="009923DA"/>
    <w:rsid w:val="009A0A43"/>
    <w:rsid w:val="009A0DED"/>
    <w:rsid w:val="009A1797"/>
    <w:rsid w:val="009A67A2"/>
    <w:rsid w:val="009A7C71"/>
    <w:rsid w:val="009B0248"/>
    <w:rsid w:val="009B041E"/>
    <w:rsid w:val="009B04F8"/>
    <w:rsid w:val="009B06D8"/>
    <w:rsid w:val="009B1E54"/>
    <w:rsid w:val="009B50FC"/>
    <w:rsid w:val="009B51A8"/>
    <w:rsid w:val="009B6D5B"/>
    <w:rsid w:val="009B7396"/>
    <w:rsid w:val="009C0D84"/>
    <w:rsid w:val="009C0EB1"/>
    <w:rsid w:val="009C3F89"/>
    <w:rsid w:val="009C503C"/>
    <w:rsid w:val="009C7BA6"/>
    <w:rsid w:val="009D1FA3"/>
    <w:rsid w:val="009D2206"/>
    <w:rsid w:val="009D430C"/>
    <w:rsid w:val="009D5752"/>
    <w:rsid w:val="009D6567"/>
    <w:rsid w:val="009D73AC"/>
    <w:rsid w:val="009E400B"/>
    <w:rsid w:val="009E44F1"/>
    <w:rsid w:val="009E7140"/>
    <w:rsid w:val="009E7330"/>
    <w:rsid w:val="009E76A9"/>
    <w:rsid w:val="009F0A6D"/>
    <w:rsid w:val="009F2FE0"/>
    <w:rsid w:val="009F356F"/>
    <w:rsid w:val="009F3686"/>
    <w:rsid w:val="009F3708"/>
    <w:rsid w:val="009F4165"/>
    <w:rsid w:val="009F4922"/>
    <w:rsid w:val="009F53BA"/>
    <w:rsid w:val="009F55FA"/>
    <w:rsid w:val="009F6436"/>
    <w:rsid w:val="00A02407"/>
    <w:rsid w:val="00A02EAD"/>
    <w:rsid w:val="00A03CFF"/>
    <w:rsid w:val="00A07517"/>
    <w:rsid w:val="00A07616"/>
    <w:rsid w:val="00A147E5"/>
    <w:rsid w:val="00A15C7D"/>
    <w:rsid w:val="00A17103"/>
    <w:rsid w:val="00A17B68"/>
    <w:rsid w:val="00A277C1"/>
    <w:rsid w:val="00A30EDE"/>
    <w:rsid w:val="00A3102B"/>
    <w:rsid w:val="00A32C96"/>
    <w:rsid w:val="00A349F0"/>
    <w:rsid w:val="00A35155"/>
    <w:rsid w:val="00A37183"/>
    <w:rsid w:val="00A37414"/>
    <w:rsid w:val="00A42C47"/>
    <w:rsid w:val="00A42EA7"/>
    <w:rsid w:val="00A43D5D"/>
    <w:rsid w:val="00A44A20"/>
    <w:rsid w:val="00A4791A"/>
    <w:rsid w:val="00A503BF"/>
    <w:rsid w:val="00A50705"/>
    <w:rsid w:val="00A515FF"/>
    <w:rsid w:val="00A5256D"/>
    <w:rsid w:val="00A5277A"/>
    <w:rsid w:val="00A6127B"/>
    <w:rsid w:val="00A61F08"/>
    <w:rsid w:val="00A63CAC"/>
    <w:rsid w:val="00A64633"/>
    <w:rsid w:val="00A6665A"/>
    <w:rsid w:val="00A66B19"/>
    <w:rsid w:val="00A71F2A"/>
    <w:rsid w:val="00A7368B"/>
    <w:rsid w:val="00A7385A"/>
    <w:rsid w:val="00A73A12"/>
    <w:rsid w:val="00A7575B"/>
    <w:rsid w:val="00A757A3"/>
    <w:rsid w:val="00A76214"/>
    <w:rsid w:val="00A775C3"/>
    <w:rsid w:val="00A77810"/>
    <w:rsid w:val="00A77C47"/>
    <w:rsid w:val="00A8154D"/>
    <w:rsid w:val="00A826C6"/>
    <w:rsid w:val="00A95101"/>
    <w:rsid w:val="00A96297"/>
    <w:rsid w:val="00A968A5"/>
    <w:rsid w:val="00AA3892"/>
    <w:rsid w:val="00AA3A5B"/>
    <w:rsid w:val="00AA576C"/>
    <w:rsid w:val="00AB0899"/>
    <w:rsid w:val="00AB1653"/>
    <w:rsid w:val="00AB20A8"/>
    <w:rsid w:val="00AB2946"/>
    <w:rsid w:val="00AB6AC9"/>
    <w:rsid w:val="00AC018F"/>
    <w:rsid w:val="00AC0A71"/>
    <w:rsid w:val="00AC1DBF"/>
    <w:rsid w:val="00AC3282"/>
    <w:rsid w:val="00AC3661"/>
    <w:rsid w:val="00AC4711"/>
    <w:rsid w:val="00AC5D06"/>
    <w:rsid w:val="00AD6010"/>
    <w:rsid w:val="00AD6A13"/>
    <w:rsid w:val="00AE046E"/>
    <w:rsid w:val="00AE542C"/>
    <w:rsid w:val="00AE5483"/>
    <w:rsid w:val="00AE6FBB"/>
    <w:rsid w:val="00AE71D9"/>
    <w:rsid w:val="00AF2CE3"/>
    <w:rsid w:val="00AF2E09"/>
    <w:rsid w:val="00AF380C"/>
    <w:rsid w:val="00AF5F7D"/>
    <w:rsid w:val="00B04841"/>
    <w:rsid w:val="00B1139E"/>
    <w:rsid w:val="00B12AEB"/>
    <w:rsid w:val="00B13510"/>
    <w:rsid w:val="00B1631C"/>
    <w:rsid w:val="00B206D9"/>
    <w:rsid w:val="00B20F65"/>
    <w:rsid w:val="00B2199C"/>
    <w:rsid w:val="00B23BB2"/>
    <w:rsid w:val="00B25506"/>
    <w:rsid w:val="00B26FE9"/>
    <w:rsid w:val="00B277D7"/>
    <w:rsid w:val="00B306F4"/>
    <w:rsid w:val="00B327F5"/>
    <w:rsid w:val="00B349FC"/>
    <w:rsid w:val="00B35048"/>
    <w:rsid w:val="00B3705C"/>
    <w:rsid w:val="00B37514"/>
    <w:rsid w:val="00B40531"/>
    <w:rsid w:val="00B407EF"/>
    <w:rsid w:val="00B417B9"/>
    <w:rsid w:val="00B44811"/>
    <w:rsid w:val="00B45CB4"/>
    <w:rsid w:val="00B45E6C"/>
    <w:rsid w:val="00B46535"/>
    <w:rsid w:val="00B566CB"/>
    <w:rsid w:val="00B573C9"/>
    <w:rsid w:val="00B60D64"/>
    <w:rsid w:val="00B61CFC"/>
    <w:rsid w:val="00B65766"/>
    <w:rsid w:val="00B701D8"/>
    <w:rsid w:val="00B813E5"/>
    <w:rsid w:val="00B82825"/>
    <w:rsid w:val="00B82A60"/>
    <w:rsid w:val="00B84C3B"/>
    <w:rsid w:val="00B860E5"/>
    <w:rsid w:val="00B87E03"/>
    <w:rsid w:val="00B95FC6"/>
    <w:rsid w:val="00BA1A11"/>
    <w:rsid w:val="00BA62A8"/>
    <w:rsid w:val="00BB2180"/>
    <w:rsid w:val="00BC2357"/>
    <w:rsid w:val="00BC277D"/>
    <w:rsid w:val="00BC2839"/>
    <w:rsid w:val="00BC3C13"/>
    <w:rsid w:val="00BC45B6"/>
    <w:rsid w:val="00BD17A7"/>
    <w:rsid w:val="00BD4049"/>
    <w:rsid w:val="00BD6278"/>
    <w:rsid w:val="00BD77AA"/>
    <w:rsid w:val="00BE070E"/>
    <w:rsid w:val="00BE3036"/>
    <w:rsid w:val="00BE30AA"/>
    <w:rsid w:val="00BE3F67"/>
    <w:rsid w:val="00BE5760"/>
    <w:rsid w:val="00BF47CD"/>
    <w:rsid w:val="00BF50C5"/>
    <w:rsid w:val="00BF750F"/>
    <w:rsid w:val="00BF7A15"/>
    <w:rsid w:val="00C00FDB"/>
    <w:rsid w:val="00C03ED7"/>
    <w:rsid w:val="00C04A92"/>
    <w:rsid w:val="00C06BEB"/>
    <w:rsid w:val="00C06D6C"/>
    <w:rsid w:val="00C0734B"/>
    <w:rsid w:val="00C20714"/>
    <w:rsid w:val="00C31BC1"/>
    <w:rsid w:val="00C34B5C"/>
    <w:rsid w:val="00C40292"/>
    <w:rsid w:val="00C41591"/>
    <w:rsid w:val="00C42F0F"/>
    <w:rsid w:val="00C450C0"/>
    <w:rsid w:val="00C477E9"/>
    <w:rsid w:val="00C47906"/>
    <w:rsid w:val="00C47ABE"/>
    <w:rsid w:val="00C5096A"/>
    <w:rsid w:val="00C520B6"/>
    <w:rsid w:val="00C52755"/>
    <w:rsid w:val="00C53298"/>
    <w:rsid w:val="00C572B3"/>
    <w:rsid w:val="00C602EF"/>
    <w:rsid w:val="00C66D15"/>
    <w:rsid w:val="00C7229F"/>
    <w:rsid w:val="00C72EC4"/>
    <w:rsid w:val="00C749DC"/>
    <w:rsid w:val="00C775F4"/>
    <w:rsid w:val="00C82104"/>
    <w:rsid w:val="00C835D4"/>
    <w:rsid w:val="00C85774"/>
    <w:rsid w:val="00C87A94"/>
    <w:rsid w:val="00C92836"/>
    <w:rsid w:val="00CA01A7"/>
    <w:rsid w:val="00CA3C48"/>
    <w:rsid w:val="00CA3ECC"/>
    <w:rsid w:val="00CA622F"/>
    <w:rsid w:val="00CB27D6"/>
    <w:rsid w:val="00CB7C0C"/>
    <w:rsid w:val="00CC0586"/>
    <w:rsid w:val="00CC0BAE"/>
    <w:rsid w:val="00CC4C35"/>
    <w:rsid w:val="00CC5D71"/>
    <w:rsid w:val="00CC78F6"/>
    <w:rsid w:val="00CD388A"/>
    <w:rsid w:val="00CD5959"/>
    <w:rsid w:val="00CD7BA1"/>
    <w:rsid w:val="00CD7F65"/>
    <w:rsid w:val="00CE003C"/>
    <w:rsid w:val="00CE2063"/>
    <w:rsid w:val="00CE2356"/>
    <w:rsid w:val="00CE2DB3"/>
    <w:rsid w:val="00CE43AC"/>
    <w:rsid w:val="00CE6C1B"/>
    <w:rsid w:val="00CE71E9"/>
    <w:rsid w:val="00CE7517"/>
    <w:rsid w:val="00CF04AD"/>
    <w:rsid w:val="00CF0A75"/>
    <w:rsid w:val="00CF2F76"/>
    <w:rsid w:val="00D02F86"/>
    <w:rsid w:val="00D036D7"/>
    <w:rsid w:val="00D063AE"/>
    <w:rsid w:val="00D107F5"/>
    <w:rsid w:val="00D12772"/>
    <w:rsid w:val="00D16953"/>
    <w:rsid w:val="00D1716D"/>
    <w:rsid w:val="00D17411"/>
    <w:rsid w:val="00D17E67"/>
    <w:rsid w:val="00D2076D"/>
    <w:rsid w:val="00D22CC1"/>
    <w:rsid w:val="00D230C2"/>
    <w:rsid w:val="00D257EF"/>
    <w:rsid w:val="00D30058"/>
    <w:rsid w:val="00D341CF"/>
    <w:rsid w:val="00D345FF"/>
    <w:rsid w:val="00D34B9D"/>
    <w:rsid w:val="00D35876"/>
    <w:rsid w:val="00D37802"/>
    <w:rsid w:val="00D407B1"/>
    <w:rsid w:val="00D41A41"/>
    <w:rsid w:val="00D4264C"/>
    <w:rsid w:val="00D42D7D"/>
    <w:rsid w:val="00D434BE"/>
    <w:rsid w:val="00D43738"/>
    <w:rsid w:val="00D43884"/>
    <w:rsid w:val="00D43F53"/>
    <w:rsid w:val="00D46562"/>
    <w:rsid w:val="00D50310"/>
    <w:rsid w:val="00D50CDE"/>
    <w:rsid w:val="00D53595"/>
    <w:rsid w:val="00D540AF"/>
    <w:rsid w:val="00D54236"/>
    <w:rsid w:val="00D554B6"/>
    <w:rsid w:val="00D61274"/>
    <w:rsid w:val="00D65E8D"/>
    <w:rsid w:val="00D66CF8"/>
    <w:rsid w:val="00D67F4C"/>
    <w:rsid w:val="00D7055E"/>
    <w:rsid w:val="00D7096D"/>
    <w:rsid w:val="00D712F1"/>
    <w:rsid w:val="00D712FE"/>
    <w:rsid w:val="00D71D77"/>
    <w:rsid w:val="00D71FEB"/>
    <w:rsid w:val="00D73F11"/>
    <w:rsid w:val="00D76B38"/>
    <w:rsid w:val="00D82206"/>
    <w:rsid w:val="00D83FDC"/>
    <w:rsid w:val="00D8500C"/>
    <w:rsid w:val="00D860A8"/>
    <w:rsid w:val="00D95B26"/>
    <w:rsid w:val="00D96209"/>
    <w:rsid w:val="00D9762B"/>
    <w:rsid w:val="00DA3633"/>
    <w:rsid w:val="00DA3A1A"/>
    <w:rsid w:val="00DA4869"/>
    <w:rsid w:val="00DA6673"/>
    <w:rsid w:val="00DA7287"/>
    <w:rsid w:val="00DA7A14"/>
    <w:rsid w:val="00DA7E5A"/>
    <w:rsid w:val="00DB0E87"/>
    <w:rsid w:val="00DB30B7"/>
    <w:rsid w:val="00DC0E37"/>
    <w:rsid w:val="00DC1346"/>
    <w:rsid w:val="00DC1FF4"/>
    <w:rsid w:val="00DC3789"/>
    <w:rsid w:val="00DC410E"/>
    <w:rsid w:val="00DD28D0"/>
    <w:rsid w:val="00DD42E5"/>
    <w:rsid w:val="00DD563C"/>
    <w:rsid w:val="00DD5643"/>
    <w:rsid w:val="00DE0128"/>
    <w:rsid w:val="00DE7964"/>
    <w:rsid w:val="00DF3C87"/>
    <w:rsid w:val="00DF3E23"/>
    <w:rsid w:val="00DF4696"/>
    <w:rsid w:val="00DF6B33"/>
    <w:rsid w:val="00E004D3"/>
    <w:rsid w:val="00E125E8"/>
    <w:rsid w:val="00E12E8A"/>
    <w:rsid w:val="00E14A01"/>
    <w:rsid w:val="00E15856"/>
    <w:rsid w:val="00E24297"/>
    <w:rsid w:val="00E278C3"/>
    <w:rsid w:val="00E327F1"/>
    <w:rsid w:val="00E32E38"/>
    <w:rsid w:val="00E334FB"/>
    <w:rsid w:val="00E3652F"/>
    <w:rsid w:val="00E37730"/>
    <w:rsid w:val="00E41E27"/>
    <w:rsid w:val="00E43036"/>
    <w:rsid w:val="00E55BCB"/>
    <w:rsid w:val="00E563C3"/>
    <w:rsid w:val="00E57305"/>
    <w:rsid w:val="00E60324"/>
    <w:rsid w:val="00E60C46"/>
    <w:rsid w:val="00E713F2"/>
    <w:rsid w:val="00E714E1"/>
    <w:rsid w:val="00E7174A"/>
    <w:rsid w:val="00E72EB8"/>
    <w:rsid w:val="00E8101B"/>
    <w:rsid w:val="00E87C19"/>
    <w:rsid w:val="00E90739"/>
    <w:rsid w:val="00E92D2D"/>
    <w:rsid w:val="00E9499C"/>
    <w:rsid w:val="00EA0C5C"/>
    <w:rsid w:val="00EA1609"/>
    <w:rsid w:val="00EA4E79"/>
    <w:rsid w:val="00EA4F04"/>
    <w:rsid w:val="00EA5471"/>
    <w:rsid w:val="00EA7F42"/>
    <w:rsid w:val="00EB2E87"/>
    <w:rsid w:val="00EB630D"/>
    <w:rsid w:val="00EB6C87"/>
    <w:rsid w:val="00EC6604"/>
    <w:rsid w:val="00EC6F87"/>
    <w:rsid w:val="00EC7BDE"/>
    <w:rsid w:val="00ED02EE"/>
    <w:rsid w:val="00ED2431"/>
    <w:rsid w:val="00ED5B5A"/>
    <w:rsid w:val="00ED6F14"/>
    <w:rsid w:val="00ED739B"/>
    <w:rsid w:val="00EE0846"/>
    <w:rsid w:val="00EE0A9C"/>
    <w:rsid w:val="00EE1289"/>
    <w:rsid w:val="00EE156D"/>
    <w:rsid w:val="00EE2344"/>
    <w:rsid w:val="00EE262B"/>
    <w:rsid w:val="00EF0638"/>
    <w:rsid w:val="00EF0805"/>
    <w:rsid w:val="00EF0F25"/>
    <w:rsid w:val="00EF173E"/>
    <w:rsid w:val="00EF2516"/>
    <w:rsid w:val="00EF2C5F"/>
    <w:rsid w:val="00EF2FD9"/>
    <w:rsid w:val="00EF70FC"/>
    <w:rsid w:val="00F00593"/>
    <w:rsid w:val="00F01F93"/>
    <w:rsid w:val="00F02ACA"/>
    <w:rsid w:val="00F051A1"/>
    <w:rsid w:val="00F066E3"/>
    <w:rsid w:val="00F07629"/>
    <w:rsid w:val="00F07C05"/>
    <w:rsid w:val="00F111F0"/>
    <w:rsid w:val="00F13639"/>
    <w:rsid w:val="00F136CA"/>
    <w:rsid w:val="00F157DD"/>
    <w:rsid w:val="00F16731"/>
    <w:rsid w:val="00F16BF5"/>
    <w:rsid w:val="00F20A3E"/>
    <w:rsid w:val="00F216BA"/>
    <w:rsid w:val="00F23701"/>
    <w:rsid w:val="00F24A68"/>
    <w:rsid w:val="00F24B17"/>
    <w:rsid w:val="00F24E42"/>
    <w:rsid w:val="00F31AF4"/>
    <w:rsid w:val="00F32225"/>
    <w:rsid w:val="00F3452E"/>
    <w:rsid w:val="00F3649A"/>
    <w:rsid w:val="00F37B6F"/>
    <w:rsid w:val="00F4270E"/>
    <w:rsid w:val="00F42720"/>
    <w:rsid w:val="00F42774"/>
    <w:rsid w:val="00F42DBE"/>
    <w:rsid w:val="00F60AA0"/>
    <w:rsid w:val="00F6148A"/>
    <w:rsid w:val="00F62E38"/>
    <w:rsid w:val="00F70AF4"/>
    <w:rsid w:val="00F74BE6"/>
    <w:rsid w:val="00F7557B"/>
    <w:rsid w:val="00F75C80"/>
    <w:rsid w:val="00F77673"/>
    <w:rsid w:val="00F84995"/>
    <w:rsid w:val="00F84B9D"/>
    <w:rsid w:val="00F8635A"/>
    <w:rsid w:val="00F9216C"/>
    <w:rsid w:val="00F96555"/>
    <w:rsid w:val="00FA0D66"/>
    <w:rsid w:val="00FA69C7"/>
    <w:rsid w:val="00FA6F7B"/>
    <w:rsid w:val="00FA77FE"/>
    <w:rsid w:val="00FA7A0F"/>
    <w:rsid w:val="00FB13D0"/>
    <w:rsid w:val="00FB669C"/>
    <w:rsid w:val="00FC29A3"/>
    <w:rsid w:val="00FC2A6D"/>
    <w:rsid w:val="00FD0358"/>
    <w:rsid w:val="00FD2556"/>
    <w:rsid w:val="00FD5197"/>
    <w:rsid w:val="00FD53CE"/>
    <w:rsid w:val="00FE07ED"/>
    <w:rsid w:val="00FE110E"/>
    <w:rsid w:val="00FE19E1"/>
    <w:rsid w:val="00FE5BDC"/>
    <w:rsid w:val="00FE70FA"/>
    <w:rsid w:val="00FF0373"/>
    <w:rsid w:val="00FF1C42"/>
    <w:rsid w:val="00FF235B"/>
    <w:rsid w:val="00FF3A04"/>
    <w:rsid w:val="04EA0A9F"/>
    <w:rsid w:val="08FA2077"/>
    <w:rsid w:val="0AAE1A88"/>
    <w:rsid w:val="116E6670"/>
    <w:rsid w:val="11827FD0"/>
    <w:rsid w:val="147851DE"/>
    <w:rsid w:val="1EE80011"/>
    <w:rsid w:val="276756B2"/>
    <w:rsid w:val="29BA5D7A"/>
    <w:rsid w:val="2E1B6B24"/>
    <w:rsid w:val="49DF11B1"/>
    <w:rsid w:val="529C7C7D"/>
    <w:rsid w:val="561C4A60"/>
    <w:rsid w:val="577F1308"/>
    <w:rsid w:val="58B6071C"/>
    <w:rsid w:val="5FBCE9B2"/>
    <w:rsid w:val="61560714"/>
    <w:rsid w:val="61A42FB4"/>
    <w:rsid w:val="626172F0"/>
    <w:rsid w:val="62F21545"/>
    <w:rsid w:val="635E61A4"/>
    <w:rsid w:val="64573738"/>
    <w:rsid w:val="6FFD4797"/>
    <w:rsid w:val="713F6856"/>
    <w:rsid w:val="72C7796F"/>
    <w:rsid w:val="74776A31"/>
    <w:rsid w:val="7C3F65CC"/>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bidi="ar-SA"/>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0" w:semiHidden="0" w:name="heading 2"/>
    <w:lsdException w:qFormat="1" w:uiPriority="9" w:name="heading 3"/>
    <w:lsdException w:qFormat="1" w:unhideWhenUsed="0"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semiHidden="0" w:name="annotation text"/>
    <w:lsdException w:qFormat="1" w:uiPriority="0" w:semiHidden="0" w:name="header"/>
    <w:lsdException w:qFormat="1" w:uiPriority="0"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nhideWhenUsed="0" w:uiPriority="0" w:semiHidden="0"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qFormat="1" w:unhideWhenUsed="0" w:uiPriority="0"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qFormat="1"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qFormat="1" w:uiPriority="99" w:semiHidden="0"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nhideWhenUsed="0" w:uiPriority="99" w:semiHidden="0" w:name="Table Subtle 1"/>
    <w:lsdException w:uiPriority="99" w:name="Table Subtle 2"/>
    <w:lsdException w:uiPriority="99" w:name="Table Web 1"/>
    <w:lsdException w:unhideWhenUsed="0" w:uiPriority="99" w:semiHidden="0" w:name="Table Web 2"/>
    <w:lsdException w:unhideWhenUsed="0" w:uiPriority="99" w:semiHidden="0" w:name="Table Web 3"/>
    <w:lsdException w:qFormat="1"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adjustRightInd w:val="0"/>
      <w:snapToGrid w:val="0"/>
      <w:spacing w:before="100" w:beforeAutospacing="1" w:after="100" w:afterAutospacing="1"/>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link w:val="21"/>
    <w:qFormat/>
    <w:uiPriority w:val="9"/>
    <w:pPr>
      <w:widowControl/>
      <w:jc w:val="left"/>
      <w:outlineLvl w:val="0"/>
    </w:pPr>
    <w:rPr>
      <w:rFonts w:ascii="宋体" w:hAnsi="宋体" w:eastAsia="宋体" w:cs="宋体"/>
      <w:b/>
      <w:bCs/>
      <w:kern w:val="36"/>
      <w:sz w:val="48"/>
      <w:szCs w:val="48"/>
    </w:rPr>
  </w:style>
  <w:style w:type="paragraph" w:styleId="3">
    <w:name w:val="heading 2"/>
    <w:basedOn w:val="1"/>
    <w:next w:val="1"/>
    <w:link w:val="22"/>
    <w:qFormat/>
    <w:uiPriority w:val="0"/>
    <w:pPr>
      <w:widowControl/>
      <w:jc w:val="left"/>
      <w:outlineLvl w:val="1"/>
    </w:pPr>
    <w:rPr>
      <w:rFonts w:ascii="宋体" w:hAnsi="宋体" w:eastAsia="宋体" w:cs="宋体"/>
      <w:b/>
      <w:bCs/>
      <w:kern w:val="0"/>
      <w:sz w:val="36"/>
      <w:szCs w:val="36"/>
    </w:rPr>
  </w:style>
  <w:style w:type="paragraph" w:styleId="4">
    <w:name w:val="heading 4"/>
    <w:basedOn w:val="1"/>
    <w:next w:val="1"/>
    <w:link w:val="23"/>
    <w:qFormat/>
    <w:uiPriority w:val="9"/>
    <w:pPr>
      <w:widowControl/>
      <w:jc w:val="left"/>
      <w:outlineLvl w:val="3"/>
    </w:pPr>
    <w:rPr>
      <w:rFonts w:ascii="宋体" w:hAnsi="宋体" w:eastAsia="宋体" w:cs="宋体"/>
      <w:b/>
      <w:bCs/>
      <w:kern w:val="0"/>
      <w:sz w:val="24"/>
    </w:rPr>
  </w:style>
  <w:style w:type="character" w:default="1" w:styleId="16">
    <w:name w:val="Default Paragraph Font"/>
    <w:semiHidden/>
    <w:unhideWhenUsed/>
    <w:qFormat/>
    <w:uiPriority w:val="1"/>
  </w:style>
  <w:style w:type="table" w:default="1" w:styleId="14">
    <w:name w:val="Normal Table"/>
    <w:semiHidden/>
    <w:unhideWhenUsed/>
    <w:qFormat/>
    <w:uiPriority w:val="99"/>
    <w:tblPr>
      <w:tblCellMar>
        <w:top w:w="0" w:type="dxa"/>
        <w:left w:w="108" w:type="dxa"/>
        <w:bottom w:w="0" w:type="dxa"/>
        <w:right w:w="108" w:type="dxa"/>
      </w:tblCellMar>
    </w:tblPr>
  </w:style>
  <w:style w:type="paragraph" w:styleId="5">
    <w:name w:val="annotation text"/>
    <w:basedOn w:val="1"/>
    <w:link w:val="35"/>
    <w:unhideWhenUsed/>
    <w:qFormat/>
    <w:uiPriority w:val="99"/>
    <w:pPr>
      <w:jc w:val="left"/>
    </w:pPr>
  </w:style>
  <w:style w:type="paragraph" w:styleId="6">
    <w:name w:val="Body Text Indent"/>
    <w:basedOn w:val="1"/>
    <w:next w:val="1"/>
    <w:link w:val="42"/>
    <w:qFormat/>
    <w:uiPriority w:val="0"/>
    <w:pPr>
      <w:adjustRightInd/>
      <w:snapToGrid/>
      <w:spacing w:before="0" w:beforeAutospacing="0" w:after="0" w:afterAutospacing="0"/>
      <w:ind w:left="5" w:firstLine="555"/>
    </w:pPr>
    <w:rPr>
      <w:rFonts w:ascii="Times New Roman" w:hAnsi="Times New Roman" w:eastAsia="微软简仿宋" w:cs="Times New Roman"/>
      <w:sz w:val="28"/>
      <w:szCs w:val="20"/>
    </w:rPr>
  </w:style>
  <w:style w:type="paragraph" w:styleId="7">
    <w:name w:val="Date"/>
    <w:basedOn w:val="1"/>
    <w:next w:val="1"/>
    <w:link w:val="29"/>
    <w:semiHidden/>
    <w:unhideWhenUsed/>
    <w:qFormat/>
    <w:uiPriority w:val="99"/>
    <w:pPr>
      <w:ind w:left="100" w:leftChars="2500"/>
    </w:pPr>
  </w:style>
  <w:style w:type="paragraph" w:styleId="8">
    <w:name w:val="Body Text Indent 2"/>
    <w:basedOn w:val="1"/>
    <w:link w:val="43"/>
    <w:unhideWhenUsed/>
    <w:qFormat/>
    <w:uiPriority w:val="99"/>
    <w:pPr>
      <w:adjustRightInd/>
      <w:snapToGrid/>
      <w:spacing w:before="0" w:beforeAutospacing="0" w:after="120" w:afterAutospacing="0" w:line="480" w:lineRule="auto"/>
      <w:ind w:left="420" w:leftChars="200"/>
    </w:pPr>
    <w:rPr>
      <w:rFonts w:ascii="Times New Roman" w:hAnsi="Times New Roman" w:eastAsia="宋体" w:cs="Times New Roman"/>
    </w:rPr>
  </w:style>
  <w:style w:type="paragraph" w:styleId="9">
    <w:name w:val="Balloon Text"/>
    <w:basedOn w:val="1"/>
    <w:link w:val="50"/>
    <w:semiHidden/>
    <w:unhideWhenUsed/>
    <w:qFormat/>
    <w:uiPriority w:val="99"/>
    <w:pPr>
      <w:spacing w:before="0" w:after="0"/>
    </w:pPr>
    <w:rPr>
      <w:sz w:val="18"/>
      <w:szCs w:val="18"/>
    </w:rPr>
  </w:style>
  <w:style w:type="paragraph" w:styleId="10">
    <w:name w:val="footer"/>
    <w:basedOn w:val="1"/>
    <w:link w:val="28"/>
    <w:unhideWhenUsed/>
    <w:qFormat/>
    <w:uiPriority w:val="0"/>
    <w:pPr>
      <w:tabs>
        <w:tab w:val="center" w:pos="4153"/>
        <w:tab w:val="right" w:pos="8306"/>
      </w:tabs>
      <w:jc w:val="left"/>
    </w:pPr>
    <w:rPr>
      <w:sz w:val="18"/>
      <w:szCs w:val="18"/>
    </w:rPr>
  </w:style>
  <w:style w:type="paragraph" w:styleId="11">
    <w:name w:val="header"/>
    <w:basedOn w:val="1"/>
    <w:link w:val="27"/>
    <w:unhideWhenUsed/>
    <w:qFormat/>
    <w:uiPriority w:val="0"/>
    <w:pPr>
      <w:pBdr>
        <w:bottom w:val="single" w:color="auto" w:sz="6" w:space="1"/>
      </w:pBdr>
      <w:tabs>
        <w:tab w:val="center" w:pos="4153"/>
        <w:tab w:val="right" w:pos="8306"/>
      </w:tabs>
      <w:jc w:val="center"/>
    </w:pPr>
    <w:rPr>
      <w:sz w:val="18"/>
      <w:szCs w:val="18"/>
    </w:rPr>
  </w:style>
  <w:style w:type="paragraph" w:styleId="12">
    <w:name w:val="Normal (Web)"/>
    <w:basedOn w:val="1"/>
    <w:semiHidden/>
    <w:unhideWhenUsed/>
    <w:qFormat/>
    <w:uiPriority w:val="99"/>
    <w:pPr>
      <w:widowControl/>
      <w:jc w:val="left"/>
    </w:pPr>
    <w:rPr>
      <w:rFonts w:ascii="宋体" w:hAnsi="宋体" w:eastAsia="宋体" w:cs="宋体"/>
      <w:kern w:val="0"/>
      <w:sz w:val="24"/>
    </w:rPr>
  </w:style>
  <w:style w:type="paragraph" w:styleId="13">
    <w:name w:val="annotation subject"/>
    <w:basedOn w:val="5"/>
    <w:next w:val="5"/>
    <w:link w:val="36"/>
    <w:semiHidden/>
    <w:unhideWhenUsed/>
    <w:qFormat/>
    <w:uiPriority w:val="99"/>
    <w:rPr>
      <w:b/>
      <w:bCs/>
    </w:rPr>
  </w:style>
  <w:style w:type="table" w:styleId="15">
    <w:name w:val="Table Grid"/>
    <w:basedOn w:val="14"/>
    <w:qFormat/>
    <w:uiPriority w:val="39"/>
    <w:rPr>
      <w:rFonts w:asciiTheme="minorHAnsi" w:hAnsiTheme="minorHAnsi" w:eastAsiaTheme="minorEastAsia" w:cstheme="minorBidi"/>
      <w:kern w:val="2"/>
      <w:sz w:val="21"/>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7">
    <w:name w:val="Strong"/>
    <w:basedOn w:val="16"/>
    <w:qFormat/>
    <w:uiPriority w:val="22"/>
    <w:rPr>
      <w:b/>
      <w:bCs/>
    </w:rPr>
  </w:style>
  <w:style w:type="character" w:styleId="18">
    <w:name w:val="Emphasis"/>
    <w:basedOn w:val="16"/>
    <w:qFormat/>
    <w:uiPriority w:val="20"/>
    <w:rPr>
      <w:i/>
      <w:iCs/>
    </w:rPr>
  </w:style>
  <w:style w:type="character" w:styleId="19">
    <w:name w:val="Hyperlink"/>
    <w:basedOn w:val="16"/>
    <w:unhideWhenUsed/>
    <w:qFormat/>
    <w:uiPriority w:val="99"/>
    <w:rPr>
      <w:color w:val="0000FF"/>
      <w:u w:val="single"/>
    </w:rPr>
  </w:style>
  <w:style w:type="character" w:styleId="20">
    <w:name w:val="annotation reference"/>
    <w:qFormat/>
    <w:uiPriority w:val="0"/>
    <w:rPr>
      <w:sz w:val="21"/>
      <w:szCs w:val="21"/>
    </w:rPr>
  </w:style>
  <w:style w:type="character" w:customStyle="1" w:styleId="21">
    <w:name w:val="标题 1 字符"/>
    <w:basedOn w:val="16"/>
    <w:link w:val="2"/>
    <w:qFormat/>
    <w:uiPriority w:val="9"/>
    <w:rPr>
      <w:rFonts w:ascii="宋体" w:hAnsi="宋体" w:eastAsia="宋体" w:cs="宋体"/>
      <w:b/>
      <w:bCs/>
      <w:kern w:val="36"/>
      <w:sz w:val="48"/>
      <w:szCs w:val="48"/>
    </w:rPr>
  </w:style>
  <w:style w:type="character" w:customStyle="1" w:styleId="22">
    <w:name w:val="标题 2 字符"/>
    <w:basedOn w:val="16"/>
    <w:link w:val="3"/>
    <w:qFormat/>
    <w:uiPriority w:val="9"/>
    <w:rPr>
      <w:rFonts w:ascii="宋体" w:hAnsi="宋体" w:eastAsia="宋体" w:cs="宋体"/>
      <w:b/>
      <w:bCs/>
      <w:kern w:val="0"/>
      <w:sz w:val="36"/>
      <w:szCs w:val="36"/>
    </w:rPr>
  </w:style>
  <w:style w:type="character" w:customStyle="1" w:styleId="23">
    <w:name w:val="标题 4 字符"/>
    <w:basedOn w:val="16"/>
    <w:link w:val="4"/>
    <w:qFormat/>
    <w:uiPriority w:val="9"/>
    <w:rPr>
      <w:rFonts w:ascii="宋体" w:hAnsi="宋体" w:eastAsia="宋体" w:cs="宋体"/>
      <w:b/>
      <w:bCs/>
      <w:kern w:val="0"/>
      <w:sz w:val="24"/>
    </w:rPr>
  </w:style>
  <w:style w:type="paragraph" w:customStyle="1" w:styleId="24">
    <w:name w:val="rno-title-module-date"/>
    <w:basedOn w:val="1"/>
    <w:qFormat/>
    <w:uiPriority w:val="0"/>
    <w:pPr>
      <w:widowControl/>
      <w:jc w:val="left"/>
    </w:pPr>
    <w:rPr>
      <w:rFonts w:ascii="宋体" w:hAnsi="宋体" w:eastAsia="宋体" w:cs="宋体"/>
      <w:kern w:val="0"/>
      <w:sz w:val="24"/>
    </w:rPr>
  </w:style>
  <w:style w:type="character" w:customStyle="1" w:styleId="25">
    <w:name w:val="rno-title-module-text"/>
    <w:basedOn w:val="16"/>
    <w:qFormat/>
    <w:uiPriority w:val="0"/>
  </w:style>
  <w:style w:type="paragraph" w:customStyle="1" w:styleId="26">
    <w:name w:val="修订1"/>
    <w:hidden/>
    <w:semiHidden/>
    <w:qFormat/>
    <w:uiPriority w:val="99"/>
    <w:rPr>
      <w:rFonts w:asciiTheme="minorHAnsi" w:hAnsiTheme="minorHAnsi" w:eastAsiaTheme="minorEastAsia" w:cstheme="minorBidi"/>
      <w:kern w:val="2"/>
      <w:sz w:val="21"/>
      <w:szCs w:val="24"/>
      <w:lang w:val="en-US" w:eastAsia="zh-CN" w:bidi="ar-SA"/>
    </w:rPr>
  </w:style>
  <w:style w:type="character" w:customStyle="1" w:styleId="27">
    <w:name w:val="页眉 字符"/>
    <w:basedOn w:val="16"/>
    <w:link w:val="11"/>
    <w:qFormat/>
    <w:uiPriority w:val="99"/>
    <w:rPr>
      <w:sz w:val="18"/>
      <w:szCs w:val="18"/>
    </w:rPr>
  </w:style>
  <w:style w:type="character" w:customStyle="1" w:styleId="28">
    <w:name w:val="页脚 字符"/>
    <w:basedOn w:val="16"/>
    <w:link w:val="10"/>
    <w:qFormat/>
    <w:uiPriority w:val="99"/>
    <w:rPr>
      <w:sz w:val="18"/>
      <w:szCs w:val="18"/>
    </w:rPr>
  </w:style>
  <w:style w:type="character" w:customStyle="1" w:styleId="29">
    <w:name w:val="日期 字符"/>
    <w:basedOn w:val="16"/>
    <w:link w:val="7"/>
    <w:semiHidden/>
    <w:qFormat/>
    <w:uiPriority w:val="99"/>
  </w:style>
  <w:style w:type="character" w:customStyle="1" w:styleId="30">
    <w:name w:val="sect2content"/>
    <w:basedOn w:val="16"/>
    <w:qFormat/>
    <w:uiPriority w:val="0"/>
  </w:style>
  <w:style w:type="paragraph" w:customStyle="1" w:styleId="31">
    <w:name w:val="sect2content1"/>
    <w:basedOn w:val="1"/>
    <w:qFormat/>
    <w:uiPriority w:val="0"/>
    <w:pPr>
      <w:widowControl/>
      <w:jc w:val="left"/>
    </w:pPr>
    <w:rPr>
      <w:rFonts w:ascii="宋体" w:hAnsi="宋体" w:eastAsia="宋体" w:cs="宋体"/>
      <w:kern w:val="0"/>
      <w:sz w:val="24"/>
    </w:rPr>
  </w:style>
  <w:style w:type="paragraph" w:customStyle="1" w:styleId="32">
    <w:name w:val="p"/>
    <w:basedOn w:val="1"/>
    <w:qFormat/>
    <w:uiPriority w:val="0"/>
    <w:pPr>
      <w:widowControl/>
      <w:jc w:val="left"/>
    </w:pPr>
    <w:rPr>
      <w:rFonts w:ascii="宋体" w:hAnsi="宋体" w:eastAsia="宋体" w:cs="宋体"/>
      <w:kern w:val="0"/>
      <w:sz w:val="24"/>
    </w:rPr>
  </w:style>
  <w:style w:type="paragraph" w:styleId="33">
    <w:name w:val="List Paragraph"/>
    <w:basedOn w:val="1"/>
    <w:qFormat/>
    <w:uiPriority w:val="34"/>
    <w:pPr>
      <w:ind w:firstLine="420" w:firstLineChars="200"/>
    </w:pPr>
  </w:style>
  <w:style w:type="character" w:customStyle="1" w:styleId="34">
    <w:name w:val="highlight"/>
    <w:basedOn w:val="16"/>
    <w:qFormat/>
    <w:uiPriority w:val="0"/>
  </w:style>
  <w:style w:type="character" w:customStyle="1" w:styleId="35">
    <w:name w:val="批注文字 字符"/>
    <w:basedOn w:val="16"/>
    <w:link w:val="5"/>
    <w:qFormat/>
    <w:uiPriority w:val="99"/>
  </w:style>
  <w:style w:type="character" w:customStyle="1" w:styleId="36">
    <w:name w:val="批注主题 字符"/>
    <w:basedOn w:val="35"/>
    <w:link w:val="13"/>
    <w:semiHidden/>
    <w:qFormat/>
    <w:uiPriority w:val="99"/>
    <w:rPr>
      <w:b/>
      <w:bCs/>
    </w:rPr>
  </w:style>
  <w:style w:type="character" w:customStyle="1" w:styleId="37">
    <w:name w:val="未处理的提及1"/>
    <w:basedOn w:val="16"/>
    <w:semiHidden/>
    <w:unhideWhenUsed/>
    <w:qFormat/>
    <w:uiPriority w:val="99"/>
    <w:rPr>
      <w:color w:val="605E5C"/>
      <w:shd w:val="clear" w:color="auto" w:fill="E1DFDD"/>
    </w:rPr>
  </w:style>
  <w:style w:type="paragraph" w:customStyle="1" w:styleId="38">
    <w:name w:val="修订2"/>
    <w:hidden/>
    <w:semiHidden/>
    <w:qFormat/>
    <w:uiPriority w:val="99"/>
    <w:rPr>
      <w:rFonts w:asciiTheme="minorHAnsi" w:hAnsiTheme="minorHAnsi" w:eastAsiaTheme="minorEastAsia" w:cstheme="minorBidi"/>
      <w:kern w:val="2"/>
      <w:sz w:val="21"/>
      <w:szCs w:val="24"/>
      <w:lang w:val="en-US" w:eastAsia="zh-CN" w:bidi="ar-SA"/>
    </w:rPr>
  </w:style>
  <w:style w:type="paragraph" w:customStyle="1" w:styleId="39">
    <w:name w:val="列表段落1"/>
    <w:basedOn w:val="1"/>
    <w:qFormat/>
    <w:uiPriority w:val="0"/>
    <w:pPr>
      <w:widowControl/>
      <w:ind w:firstLine="420" w:firstLineChars="200"/>
      <w:jc w:val="left"/>
    </w:pPr>
    <w:rPr>
      <w:rFonts w:ascii="宋体" w:hAnsi="宋体" w:eastAsia="宋体" w:cs="宋体"/>
      <w:kern w:val="0"/>
      <w:sz w:val="24"/>
    </w:rPr>
  </w:style>
  <w:style w:type="paragraph" w:customStyle="1" w:styleId="40">
    <w:name w:val="修订3"/>
    <w:hidden/>
    <w:semiHidden/>
    <w:qFormat/>
    <w:uiPriority w:val="99"/>
    <w:rPr>
      <w:rFonts w:asciiTheme="minorHAnsi" w:hAnsiTheme="minorHAnsi" w:eastAsiaTheme="minorEastAsia" w:cstheme="minorBidi"/>
      <w:kern w:val="2"/>
      <w:sz w:val="21"/>
      <w:szCs w:val="24"/>
      <w:lang w:val="en-US" w:eastAsia="zh-CN" w:bidi="ar-SA"/>
    </w:rPr>
  </w:style>
  <w:style w:type="character" w:customStyle="1" w:styleId="41">
    <w:name w:val="页眉 字符1"/>
    <w:qFormat/>
    <w:uiPriority w:val="99"/>
    <w:rPr>
      <w:kern w:val="2"/>
      <w:sz w:val="18"/>
      <w:szCs w:val="18"/>
    </w:rPr>
  </w:style>
  <w:style w:type="character" w:customStyle="1" w:styleId="42">
    <w:name w:val="正文文本缩进 字符1"/>
    <w:link w:val="6"/>
    <w:qFormat/>
    <w:locked/>
    <w:uiPriority w:val="0"/>
    <w:rPr>
      <w:rFonts w:eastAsia="微软简仿宋"/>
      <w:kern w:val="2"/>
      <w:sz w:val="28"/>
    </w:rPr>
  </w:style>
  <w:style w:type="character" w:customStyle="1" w:styleId="43">
    <w:name w:val="正文文本缩进 2 字符1"/>
    <w:link w:val="8"/>
    <w:qFormat/>
    <w:uiPriority w:val="99"/>
    <w:rPr>
      <w:kern w:val="2"/>
      <w:sz w:val="21"/>
      <w:szCs w:val="24"/>
    </w:rPr>
  </w:style>
  <w:style w:type="character" w:customStyle="1" w:styleId="44">
    <w:name w:val="页脚 字符1"/>
    <w:qFormat/>
    <w:uiPriority w:val="99"/>
    <w:rPr>
      <w:kern w:val="2"/>
      <w:sz w:val="18"/>
      <w:szCs w:val="18"/>
    </w:rPr>
  </w:style>
  <w:style w:type="character" w:customStyle="1" w:styleId="45">
    <w:name w:val="正文文本缩进 2 字符"/>
    <w:basedOn w:val="16"/>
    <w:semiHidden/>
    <w:qFormat/>
    <w:uiPriority w:val="99"/>
    <w:rPr>
      <w:rFonts w:asciiTheme="minorHAnsi" w:hAnsiTheme="minorHAnsi" w:eastAsiaTheme="minorEastAsia" w:cstheme="minorBidi"/>
      <w:kern w:val="2"/>
      <w:sz w:val="21"/>
      <w:szCs w:val="24"/>
    </w:rPr>
  </w:style>
  <w:style w:type="character" w:customStyle="1" w:styleId="46">
    <w:name w:val="正文文本缩进 字符"/>
    <w:basedOn w:val="16"/>
    <w:semiHidden/>
    <w:uiPriority w:val="99"/>
    <w:rPr>
      <w:rFonts w:asciiTheme="minorHAnsi" w:hAnsiTheme="minorHAnsi" w:eastAsiaTheme="minorEastAsia" w:cstheme="minorBidi"/>
      <w:kern w:val="2"/>
      <w:sz w:val="21"/>
      <w:szCs w:val="24"/>
    </w:rPr>
  </w:style>
  <w:style w:type="paragraph" w:customStyle="1" w:styleId="47">
    <w:name w:val="正文3"/>
    <w:qFormat/>
    <w:uiPriority w:val="0"/>
    <w:pPr>
      <w:widowControl w:val="0"/>
      <w:adjustRightInd w:val="0"/>
      <w:spacing w:line="312" w:lineRule="atLeast"/>
      <w:jc w:val="both"/>
      <w:textAlignment w:val="baseline"/>
    </w:pPr>
    <w:rPr>
      <w:rFonts w:ascii="宋体" w:hAnsi="Times New Roman" w:eastAsia="宋体" w:cs="Times New Roman"/>
      <w:sz w:val="34"/>
      <w:lang w:val="en-US" w:eastAsia="zh-CN" w:bidi="ar-SA"/>
    </w:rPr>
  </w:style>
  <w:style w:type="paragraph" w:customStyle="1" w:styleId="48">
    <w:name w:val="正文1"/>
    <w:qFormat/>
    <w:uiPriority w:val="0"/>
    <w:pPr>
      <w:widowControl w:val="0"/>
      <w:adjustRightInd w:val="0"/>
      <w:spacing w:line="312" w:lineRule="atLeast"/>
      <w:jc w:val="both"/>
    </w:pPr>
    <w:rPr>
      <w:rFonts w:ascii="宋体" w:hAnsi="Times New Roman" w:eastAsia="宋体" w:cs="Times New Roman"/>
      <w:sz w:val="34"/>
      <w:lang w:val="en-US" w:eastAsia="zh-CN" w:bidi="ar-SA"/>
    </w:rPr>
  </w:style>
  <w:style w:type="character" w:customStyle="1" w:styleId="49">
    <w:name w:val="标题 2 字符2"/>
    <w:qFormat/>
    <w:locked/>
    <w:uiPriority w:val="0"/>
    <w:rPr>
      <w:rFonts w:ascii="Cambria" w:hAnsi="Cambria"/>
      <w:kern w:val="44"/>
      <w:sz w:val="32"/>
      <w:szCs w:val="32"/>
    </w:rPr>
  </w:style>
  <w:style w:type="character" w:customStyle="1" w:styleId="50">
    <w:name w:val="批注框文本 字符"/>
    <w:basedOn w:val="16"/>
    <w:link w:val="9"/>
    <w:semiHidden/>
    <w:uiPriority w:val="99"/>
    <w:rPr>
      <w:rFonts w:asciiTheme="minorHAnsi" w:hAnsiTheme="minorHAnsi" w:eastAsiaTheme="minorEastAsia" w:cstheme="minorBidi"/>
      <w:kern w:val="2"/>
      <w:sz w:val="18"/>
      <w:szCs w:val="18"/>
    </w:rPr>
  </w:style>
  <w:style w:type="paragraph" w:customStyle="1" w:styleId="51">
    <w:name w:val="Revision"/>
    <w:hidden/>
    <w:semiHidden/>
    <w:uiPriority w:val="99"/>
    <w:rPr>
      <w:rFonts w:asciiTheme="minorHAnsi" w:hAnsiTheme="minorHAnsi" w:eastAsiaTheme="minorEastAsia" w:cstheme="minorBidi"/>
      <w:kern w:val="2"/>
      <w:sz w:val="21"/>
      <w:szCs w:val="24"/>
      <w:lang w:val="en-US" w:eastAsia="zh-CN" w:bidi="ar-SA"/>
    </w:rPr>
  </w:style>
</w:styles>
</file>

<file path=word/_rels/document.xml.rels><?xml version="1.0" encoding="UTF-8" standalone="no"?><Relationships xmlns="http://schemas.openxmlformats.org/package/2006/relationships"><Relationship Id="rId1" Target="styles.xml" Type="http://schemas.openxmlformats.org/officeDocument/2006/relationships/styles"/><Relationship Id="rId10" Target="../customXml/item1.xml" Type="http://schemas.openxmlformats.org/officeDocument/2006/relationships/customXml"/><Relationship Id="rId11" Target="fontTable.xml" Type="http://schemas.openxmlformats.org/officeDocument/2006/relationships/fontTable"/><Relationship Id="rId12" Target="people.xml" Type="http://schemas.microsoft.com/office/2011/relationships/people"/><Relationship Id="rId2" Target="settings.xml" Type="http://schemas.openxmlformats.org/officeDocument/2006/relationships/settings"/><Relationship Id="rId3" Target="comments.xml" Type="http://schemas.openxmlformats.org/officeDocument/2006/relationships/comments"/><Relationship Id="rId4" Target="commentsExtended.xml" Type="http://schemas.microsoft.com/office/2011/relationships/commentsExtended"/><Relationship Id="rId5" Target="footnotes.xml" Type="http://schemas.openxmlformats.org/officeDocument/2006/relationships/footnotes"/><Relationship Id="rId6" Target="header1.xml" Type="http://schemas.openxmlformats.org/officeDocument/2006/relationships/header"/><Relationship Id="rId7" Target="footer1.xml" Type="http://schemas.openxmlformats.org/officeDocument/2006/relationships/footer"/><Relationship Id="rId8" Target="theme/theme1.xml" Type="http://schemas.openxmlformats.org/officeDocument/2006/relationships/theme"/><Relationship Id="rId9" Target="numbering.xml" Type="http://schemas.openxmlformats.org/officeDocument/2006/relationships/numberi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no"?><Relationships xmlns="http://schemas.openxmlformats.org/package/2006/relationships"><Relationship Id="rId1" Target="itemProps1.xml" Type="http://schemas.openxmlformats.org/officeDocument/2006/relationships/customXmlProps"/></Relationships>
</file>

<file path=customXml/item1.xml><?xml version="1.0" encoding="utf-8"?>
<b:Sources xmlns:b="http://schemas.openxmlformats.org/officeDocument/2006/bibliography" xmlns="http://schemas.openxmlformats.org/officeDocument/2006/bibliography" SelectedStyle="/APASixthEditionOfficeOnline.xsl" Version="6" StyleName="APA"/>
</file>

<file path=customXml/itemProps1.xml><?xml version="1.0" encoding="utf-8"?>
<ds:datastoreItem xmlns:ds="http://schemas.openxmlformats.org/officeDocument/2006/customXml" ds:itemID="{2295D6B9-51DF-4FDC-AF3A-80F2B686ECC4}">
  <ds:schemaRefs/>
</ds:datastoreItem>
</file>

<file path=docProps/app.xml><?xml version="1.0" encoding="utf-8"?>
<Properties xmlns="http://schemas.openxmlformats.org/officeDocument/2006/extended-properties" xmlns:vt="http://schemas.openxmlformats.org/officeDocument/2006/docPropsVTypes">
  <Company>zjnx</Company>
  <Pages>10</Pages>
  <Words>4608</Words>
  <Characters>26268</Characters>
  <Lines>218</Lines>
  <Paragraphs>61</Paragraphs>
  <TotalTime>712</TotalTime>
  <ScaleCrop>false</ScaleCrop>
  <LinksUpToDate>false</LinksUpToDate>
  <CharactersWithSpaces>30815</CharactersWithSpaces>
  <Application>WPS Office WWO_wpscloud_20251223211022-ce96ae1422</Application>
  <DocSecurity>0</DocSecurity>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2025-06-04T01:39:00Z</dcterms:created>
  <dc:creator>T189444</dc:creator>
  <cp:lastModifiedBy>珊 吴</cp:lastModifiedBy>
  <dcterms:modified xsi:type="dcterms:W3CDTF">2026-03-04T20:55:01Z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2052-12.9.0.24132</vt:lpwstr>
  </property>
  <property fmtid="{D5CDD505-2E9C-101B-9397-08002B2CF9AE}" pid="3" name="ICV">
    <vt:lpwstr>5B755A937378D436A52BA869BDA6CD78_43</vt:lpwstr>
  </property>
  <property fmtid="{D5CDD505-2E9C-101B-9397-08002B2CF9AE}" pid="4" name="fileWhereFroms">
    <vt:lpwstr>PpjeLB1gRN0lwrPqMaCTkjOvFVrSYwSCJ/U1zRtil6p8/T4j1ecE9INn0quXJ0l+B43v0+HIsxQZHxRKydHlAbhDSvOZuMl6eptaoN08Z+iL1Kex5PfDuKQOg5o6epUROLKBcjyBUIarkgtjDgEOm/ZnlvWioM5syZ39fBZzKH4SAUsxWUSoJn5r4Rv0fV+H7QgJ46yEixnhACo8qs4UZ3pKKyjS3VeWl3sP0b5W18Dd0OygO3bpZC+fMgCbzQq</vt:lpwstr>
  </property>
  <property pid="5" fmtid="{D5CDD505-2E9C-101B-9397-08002B2CF9AE}" name="AIGC">
    <vt:lpwstr>{"ContentPropagator":"浙江同花顺网络科技有限公司","Label":"1","ReservedCode1":"86B939BC361506E721778621093494D275B0F47B39491D668C8CCBC1F9ACDC2EA79D2DC09C8118F5DDA3885906C3224F","ProduceID":"9b4a74d1d3d404aa175eb7f7bfde63e0","ReservedCode2":"86B939BC361506E721778621093494D275B0F47B39491D668C8CCBC1F9ACDC2EA79D2DC09C8118F5DDA3885906C3224F","PropagateID":"9b4a74d1d3d404aa175eb7f7bfde63e0","ContentProducer":"浙江同花顺网络科技有限公司"}</vt:lpwstr>
  </property>
</Properties>
</file>